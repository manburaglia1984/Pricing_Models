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F25F6" w14:textId="37653C5C" w:rsidR="006030C1" w:rsidRDefault="006030C1" w:rsidP="006030C1">
      <w:pPr>
        <w:spacing w:after="0" w:line="240" w:lineRule="auto"/>
        <w:jc w:val="center"/>
        <w:outlineLvl w:val="1"/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PROCUREMENT ORDER</w:t>
      </w:r>
    </w:p>
    <w:p w14:paraId="5BCB76CD" w14:textId="77777777" w:rsidR="006030C1" w:rsidRPr="00D222C1" w:rsidRDefault="006030C1" w:rsidP="006030C1">
      <w:pPr>
        <w:spacing w:after="0" w:line="240" w:lineRule="auto"/>
        <w:jc w:val="center"/>
        <w:outlineLvl w:val="1"/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51A0304C" w14:textId="2F4D253F" w:rsidR="006030C1" w:rsidRDefault="006030C1" w:rsidP="006030C1">
      <w:pPr>
        <w:spacing w:after="0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Procurement Order No</w:t>
      </w:r>
      <w:r w:rsidRPr="00D222C1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.:</w:t>
      </w:r>
      <w:r w:rsidRPr="00D222C1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ins w:id="0" w:author="Francisco Larrauri" w:date="2026-08-31T10:59:00Z" w16du:dateUtc="2026-08-31T14:59:00Z">
        <w:r w:rsidR="00C06E55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t>179810455</w:t>
        </w:r>
      </w:ins>
      <w:del w:id="1" w:author="Francisco Larrauri" w:date="2026-08-31T10:59:00Z" w16du:dateUtc="2026-08-31T14:59:00Z">
        <w:r w:rsidRPr="00D222C1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delText>[</w:delText>
        </w:r>
        <w:r w:rsidRPr="00D222C1">
          <w:rPr>
            <w:rFonts w:ascii="Times New Roman" w:eastAsia="Times New Roman" w:hAnsi="Times New Roman" w:cs="Times New Roman"/>
            <w:kern w:val="0"/>
            <w:sz w:val="20"/>
            <w:szCs w:val="20"/>
            <w:lang w:eastAsia="en-GB"/>
            <w14:ligatures w14:val="none"/>
          </w:rPr>
          <w:delText>●</w:delText>
        </w:r>
        <w:r w:rsidRPr="00D222C1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delText>]</w:delText>
        </w:r>
      </w:del>
      <w:r w:rsidRPr="00D222C1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br/>
      </w:r>
      <w:r w:rsidRPr="00D222C1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Date:</w:t>
      </w:r>
      <w:r w:rsidRPr="00D222C1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ins w:id="2" w:author="Francisco Larrauri" w:date="2026-08-31T10:59:00Z" w16du:dateUtc="2026-08-31T14:59:00Z">
        <w:r w:rsidR="00C06E55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t>31/08/2026</w:t>
        </w:r>
      </w:ins>
      <w:del w:id="3" w:author="Francisco Larrauri" w:date="2026-08-31T10:59:00Z" w16du:dateUtc="2026-08-31T14:59:00Z">
        <w:r w:rsidRPr="00D222C1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delText>[</w:delText>
        </w:r>
        <w:r w:rsidRPr="00D222C1">
          <w:rPr>
            <w:rFonts w:ascii="Times New Roman" w:eastAsia="Times New Roman" w:hAnsi="Times New Roman" w:cs="Times New Roman"/>
            <w:kern w:val="0"/>
            <w:sz w:val="20"/>
            <w:szCs w:val="20"/>
            <w:lang w:eastAsia="en-GB"/>
            <w14:ligatures w14:val="none"/>
          </w:rPr>
          <w:delText>●</w:delText>
        </w:r>
        <w:r w:rsidRPr="00D222C1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delText>]</w:delText>
        </w:r>
      </w:del>
    </w:p>
    <w:p w14:paraId="48DD4C0A" w14:textId="77777777" w:rsidR="006030C1" w:rsidRPr="00D222C1" w:rsidRDefault="006030C1" w:rsidP="006030C1">
      <w:pPr>
        <w:spacing w:after="0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</w:p>
    <w:p w14:paraId="1879BA55" w14:textId="77777777" w:rsidR="006030C1" w:rsidRDefault="006030C1" w:rsidP="006030C1">
      <w:pPr>
        <w:spacing w:after="0" w:line="240" w:lineRule="auto"/>
        <w:ind w:right="29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D222C1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Issued </w:t>
      </w:r>
      <w:r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by</w:t>
      </w:r>
      <w:r w:rsidRPr="00D222C1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:</w:t>
      </w:r>
      <w:bookmarkStart w:id="4" w:name="_Hlk161843953"/>
      <w:r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ab/>
      </w:r>
    </w:p>
    <w:p w14:paraId="170AABB8" w14:textId="3854637E" w:rsidR="006030C1" w:rsidRPr="00FF2C34" w:rsidRDefault="006030C1" w:rsidP="006030C1">
      <w:pPr>
        <w:spacing w:after="0" w:line="240" w:lineRule="auto"/>
        <w:ind w:right="29"/>
        <w:rPr>
          <w:rFonts w:ascii="Roboto" w:hAnsi="Roboto"/>
          <w:b/>
          <w:bCs/>
          <w:sz w:val="20"/>
          <w:szCs w:val="20"/>
        </w:rPr>
      </w:pPr>
      <w:r w:rsidRPr="00FA3A5F">
        <w:rPr>
          <w:rFonts w:ascii="Roboto" w:hAnsi="Roboto"/>
          <w:b/>
          <w:bCs/>
          <w:sz w:val="20"/>
          <w:szCs w:val="20"/>
        </w:rPr>
        <w:t>SB Trading Company Alpha Limited</w:t>
      </w:r>
    </w:p>
    <w:p w14:paraId="0F6A6F37" w14:textId="77777777" w:rsidR="006030C1" w:rsidRDefault="006030C1" w:rsidP="006030C1">
      <w:pPr>
        <w:spacing w:after="0" w:line="240" w:lineRule="auto"/>
        <w:ind w:right="29"/>
        <w:rPr>
          <w:rFonts w:ascii="Roboto" w:hAnsi="Roboto"/>
          <w:sz w:val="20"/>
          <w:szCs w:val="20"/>
        </w:rPr>
      </w:pPr>
      <w:r w:rsidRPr="00FF2C34">
        <w:rPr>
          <w:rFonts w:ascii="Roboto" w:hAnsi="Roboto"/>
          <w:sz w:val="20"/>
          <w:szCs w:val="20"/>
        </w:rPr>
        <w:t>C/O Tc Citroen Wells Limited, 5th Floor, 3 Dorset Rise, London, England, EC4Y 8EN</w:t>
      </w:r>
    </w:p>
    <w:p w14:paraId="5AB5BCA5" w14:textId="77777777" w:rsidR="006030C1" w:rsidRPr="00FF2C34" w:rsidRDefault="006030C1" w:rsidP="006030C1">
      <w:pPr>
        <w:spacing w:after="0" w:line="240" w:lineRule="auto"/>
        <w:ind w:left="720" w:right="29" w:firstLine="720"/>
        <w:rPr>
          <w:rFonts w:ascii="Roboto" w:hAnsi="Roboto"/>
          <w:sz w:val="20"/>
          <w:szCs w:val="20"/>
        </w:rPr>
      </w:pPr>
    </w:p>
    <w:bookmarkEnd w:id="4"/>
    <w:p w14:paraId="6886084D" w14:textId="5010ED02" w:rsidR="006030C1" w:rsidRDefault="006030C1" w:rsidP="006030C1">
      <w:pPr>
        <w:spacing w:after="0" w:line="240" w:lineRule="auto"/>
        <w:ind w:right="29"/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222C1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Issued To</w:t>
      </w:r>
      <w:r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(Agent</w:t>
      </w:r>
      <w:r w:rsidR="00756CF6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)</w:t>
      </w:r>
      <w:r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:</w:t>
      </w:r>
    </w:p>
    <w:p w14:paraId="47EF3668" w14:textId="78F963DC" w:rsidR="006030C1" w:rsidRPr="00FF2C34" w:rsidRDefault="006030C1" w:rsidP="006030C1">
      <w:pPr>
        <w:spacing w:after="0" w:line="240" w:lineRule="auto"/>
        <w:ind w:right="29"/>
        <w:rPr>
          <w:rFonts w:ascii="Roboto" w:hAnsi="Roboto"/>
          <w:sz w:val="20"/>
          <w:szCs w:val="20"/>
        </w:rPr>
      </w:pPr>
      <w:r w:rsidRPr="00780FA7">
        <w:rPr>
          <w:rFonts w:ascii="Roboto" w:hAnsi="Roboto"/>
          <w:b/>
          <w:bCs/>
          <w:sz w:val="20"/>
          <w:szCs w:val="20"/>
        </w:rPr>
        <w:t>Gripmaster Rubber Limited HK</w:t>
      </w:r>
    </w:p>
    <w:p w14:paraId="3F071F01" w14:textId="77777777" w:rsidR="006030C1" w:rsidRDefault="006030C1" w:rsidP="006030C1">
      <w:pPr>
        <w:spacing w:after="0" w:line="240" w:lineRule="auto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Unit 503, 5 / Fl, Silvercord Tower 2, 30 Canton Road, Tsim Sha Tsui, Hong Kong</w:t>
      </w:r>
    </w:p>
    <w:p w14:paraId="0A337484" w14:textId="77777777" w:rsidR="00756CF6" w:rsidRDefault="006030C1" w:rsidP="00756CF6">
      <w:pPr>
        <w:spacing w:after="0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D222C1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Attention: [Contact Person]</w:t>
      </w:r>
      <w:r w:rsidRPr="00D222C1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br/>
        <w:t>Email: [Email Address]</w:t>
      </w:r>
    </w:p>
    <w:p w14:paraId="51926383" w14:textId="77777777" w:rsidR="00756CF6" w:rsidRDefault="00756CF6" w:rsidP="00756CF6">
      <w:pPr>
        <w:spacing w:after="0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</w:p>
    <w:p w14:paraId="48D5CB36" w14:textId="4420D006" w:rsidR="00756CF6" w:rsidRPr="00756CF6" w:rsidRDefault="1C3428AE" w:rsidP="440440E1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1. </w:t>
      </w:r>
      <w:r w:rsidR="14642744" w:rsidRPr="00756CF6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GOODS TO BE PROCURED</w:t>
      </w:r>
    </w:p>
    <w:p w14:paraId="45C1771B" w14:textId="77777777" w:rsidR="00494E86" w:rsidRDefault="00494E86" w:rsidP="00756CF6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br/>
      </w:r>
    </w:p>
    <w:tbl>
      <w:tblPr>
        <w:tblW w:w="102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38"/>
        <w:gridCol w:w="4450"/>
        <w:gridCol w:w="947"/>
        <w:gridCol w:w="1471"/>
        <w:gridCol w:w="1525"/>
      </w:tblGrid>
      <w:tr w:rsidR="00494E86" w:rsidRPr="00494E86" w14:paraId="7ED1C6DD" w14:textId="77777777" w:rsidTr="00494E86">
        <w:trPr>
          <w:trHeight w:val="285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31659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Item No.</w:t>
            </w:r>
          </w:p>
        </w:tc>
        <w:tc>
          <w:tcPr>
            <w:tcW w:w="4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D13B8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Description of Goods</w:t>
            </w:r>
          </w:p>
        </w:tc>
        <w:tc>
          <w:tcPr>
            <w:tcW w:w="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A6D50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Quantity</w:t>
            </w:r>
          </w:p>
        </w:tc>
        <w:tc>
          <w:tcPr>
            <w:tcW w:w="1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04605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Unit Price (USD)</w:t>
            </w:r>
          </w:p>
        </w:tc>
        <w:tc>
          <w:tcPr>
            <w:tcW w:w="1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AEAE2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Total Price (USD)</w:t>
            </w:r>
          </w:p>
        </w:tc>
      </w:tr>
      <w:tr w:rsidR="00494E86" w:rsidRPr="00494E86" w14:paraId="436F0DA0" w14:textId="77777777" w:rsidTr="00494E86">
        <w:trPr>
          <w:trHeight w:val="285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6FDE0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16005508</w:t>
            </w:r>
          </w:p>
        </w:tc>
        <w:tc>
          <w:tcPr>
            <w:tcW w:w="4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6624C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PNEU 10.00-20 146/142K DRIVE TT SPM 16L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FB56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563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80AA8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$ 134.19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D7E9D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$ 75,548.97</w:t>
            </w:r>
          </w:p>
        </w:tc>
      </w:tr>
      <w:tr w:rsidR="00494E86" w:rsidRPr="00494E86" w14:paraId="3D52E025" w14:textId="77777777" w:rsidTr="00494E86">
        <w:trPr>
          <w:trHeight w:val="285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A7CA2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16005203</w:t>
            </w:r>
          </w:p>
        </w:tc>
        <w:tc>
          <w:tcPr>
            <w:tcW w:w="4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C0D99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PNEU 10.00-20 146/142K STEER TT SPM 16L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269A5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440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BA838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$ 121.25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15EE8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$ 53,350.00</w:t>
            </w:r>
          </w:p>
        </w:tc>
      </w:tr>
      <w:tr w:rsidR="00494E86" w:rsidRPr="00494E86" w14:paraId="50AD190A" w14:textId="77777777" w:rsidTr="00494E86">
        <w:trPr>
          <w:trHeight w:val="285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DBA91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16005509</w:t>
            </w:r>
          </w:p>
        </w:tc>
        <w:tc>
          <w:tcPr>
            <w:tcW w:w="4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B1F53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PNEU 11.00-22 152/147K STEER TT SPM 16L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D740B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371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98903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$ 147.06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A08B6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$ 54,559.26</w:t>
            </w:r>
          </w:p>
        </w:tc>
      </w:tr>
      <w:tr w:rsidR="00494E86" w:rsidRPr="00494E86" w14:paraId="1FF4028A" w14:textId="77777777" w:rsidTr="00494E86">
        <w:trPr>
          <w:trHeight w:val="285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67631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16005200</w:t>
            </w:r>
          </w:p>
        </w:tc>
        <w:tc>
          <w:tcPr>
            <w:tcW w:w="4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0FC4F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PNEU 9.00-20 141/137K STEER TT SPM 14L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C399E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287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B30D8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$ 111.48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DD57E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$ 31,994.76</w:t>
            </w:r>
          </w:p>
        </w:tc>
      </w:tr>
      <w:tr w:rsidR="00494E86" w:rsidRPr="00494E86" w14:paraId="4E917E07" w14:textId="77777777" w:rsidTr="00494E86">
        <w:trPr>
          <w:trHeight w:val="285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231B6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16005227</w:t>
            </w:r>
          </w:p>
        </w:tc>
        <w:tc>
          <w:tcPr>
            <w:tcW w:w="4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9FB32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PNEU 7.00-16 118/114M DRIVE TT SPM 14L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66C2E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15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0F156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$ 57.88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734CE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$ 868.20</w:t>
            </w:r>
          </w:p>
        </w:tc>
      </w:tr>
      <w:tr w:rsidR="00494E86" w:rsidRPr="00494E86" w14:paraId="4511E5F8" w14:textId="77777777" w:rsidTr="00494E86">
        <w:trPr>
          <w:trHeight w:val="285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CBF6A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16005201</w:t>
            </w:r>
          </w:p>
        </w:tc>
        <w:tc>
          <w:tcPr>
            <w:tcW w:w="4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81C6D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PNEU 7.50-16 124/121M DRIVE TT SPM 16L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7500D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1,334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6BD04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$ 67.31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E286E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$ 89,791.54</w:t>
            </w:r>
          </w:p>
        </w:tc>
      </w:tr>
      <w:tr w:rsidR="00494E86" w:rsidRPr="00494E86" w14:paraId="6E1F1219" w14:textId="77777777" w:rsidTr="00494E86">
        <w:trPr>
          <w:trHeight w:val="285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0250C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16005202</w:t>
            </w:r>
          </w:p>
        </w:tc>
        <w:tc>
          <w:tcPr>
            <w:tcW w:w="4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A21EA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pt-BR"/>
                <w14:ligatures w14:val="none"/>
              </w:rPr>
              <w:t>PNEU 7.50-16 123/119M STEER TT SPM 14L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3DEB4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1,379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39148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$ 58.41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95498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$ 80,547.39</w:t>
            </w:r>
          </w:p>
        </w:tc>
      </w:tr>
      <w:tr w:rsidR="00494E86" w:rsidRPr="00494E86" w14:paraId="52E3C701" w14:textId="77777777" w:rsidTr="00494E86">
        <w:trPr>
          <w:trHeight w:val="285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642D7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16006328</w:t>
            </w:r>
          </w:p>
        </w:tc>
        <w:tc>
          <w:tcPr>
            <w:tcW w:w="4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F1263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PNEU 165/70R13 79T VT MAX SPM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14977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120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C2A7C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$ 22.45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678C4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$ 2,694.00</w:t>
            </w:r>
          </w:p>
        </w:tc>
      </w:tr>
      <w:tr w:rsidR="00494E86" w:rsidRPr="00494E86" w14:paraId="226809E7" w14:textId="77777777" w:rsidTr="00494E86">
        <w:trPr>
          <w:trHeight w:val="285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64D01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16007036</w:t>
            </w:r>
          </w:p>
        </w:tc>
        <w:tc>
          <w:tcPr>
            <w:tcW w:w="4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4D876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PNEU 165/70R14 81T VT MAX SPM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0EA14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73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0D87C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$ 23.15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DD101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$ 1,689.95</w:t>
            </w:r>
          </w:p>
        </w:tc>
      </w:tr>
      <w:tr w:rsidR="00494E86" w:rsidRPr="00494E86" w14:paraId="48C2ED7B" w14:textId="77777777" w:rsidTr="00494E86">
        <w:trPr>
          <w:trHeight w:val="285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0A409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16006329</w:t>
            </w:r>
          </w:p>
        </w:tc>
        <w:tc>
          <w:tcPr>
            <w:tcW w:w="4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19AD4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PNEU 175/65R14 82T VT MAX SPM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D7B47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1,214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F187B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$ 22.59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AD750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$ 27,424.26</w:t>
            </w:r>
          </w:p>
        </w:tc>
      </w:tr>
      <w:tr w:rsidR="00494E86" w:rsidRPr="00494E86" w14:paraId="03822FFF" w14:textId="77777777" w:rsidTr="00494E86">
        <w:trPr>
          <w:trHeight w:val="285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D6438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16006336</w:t>
            </w:r>
          </w:p>
        </w:tc>
        <w:tc>
          <w:tcPr>
            <w:tcW w:w="4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A9EB1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PNEU 175/70R13 82T T MAX SPM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6F14D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710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3DA55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$ 21.87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BD409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$ 15,527.70</w:t>
            </w:r>
          </w:p>
        </w:tc>
      </w:tr>
      <w:tr w:rsidR="00494E86" w:rsidRPr="00494E86" w14:paraId="03704534" w14:textId="77777777" w:rsidTr="00494E86">
        <w:trPr>
          <w:trHeight w:val="285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7EB21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16006334</w:t>
            </w:r>
          </w:p>
        </w:tc>
        <w:tc>
          <w:tcPr>
            <w:tcW w:w="4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4323E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PNEU 175/70R14 84T VT MAX SPM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86BE3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720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FA493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$ 23.81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995AF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$ 17,143.20</w:t>
            </w:r>
          </w:p>
        </w:tc>
      </w:tr>
      <w:tr w:rsidR="00494E86" w:rsidRPr="00494E86" w14:paraId="59FEAC1A" w14:textId="77777777" w:rsidTr="00494E86">
        <w:trPr>
          <w:trHeight w:val="285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B7B4A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16006883</w:t>
            </w:r>
          </w:p>
        </w:tc>
        <w:tc>
          <w:tcPr>
            <w:tcW w:w="4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57D7C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PNEU 185/70R13 85T SP MAX SPM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BA8FC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868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E8219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$ 27.18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1B58C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$ 23,592.24</w:t>
            </w:r>
          </w:p>
        </w:tc>
      </w:tr>
      <w:tr w:rsidR="00494E86" w:rsidRPr="00494E86" w14:paraId="68D2EECC" w14:textId="77777777" w:rsidTr="00494E86">
        <w:trPr>
          <w:trHeight w:val="285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D3F09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16009355</w:t>
            </w:r>
          </w:p>
        </w:tc>
        <w:tc>
          <w:tcPr>
            <w:tcW w:w="4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7EAB9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PNEU 185/70R14 88T VT MAX SPM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4ACBA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1,142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3163E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$ 24.68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9049D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$ 28,184.56</w:t>
            </w:r>
          </w:p>
        </w:tc>
      </w:tr>
      <w:tr w:rsidR="00494E86" w:rsidRPr="00494E86" w14:paraId="2B17EEC3" w14:textId="77777777" w:rsidTr="00494E86">
        <w:trPr>
          <w:trHeight w:val="285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FFA4C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16009606</w:t>
            </w:r>
          </w:p>
        </w:tc>
        <w:tc>
          <w:tcPr>
            <w:tcW w:w="4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22EEC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PNEU 12.4-24 124A8 12L R1 GA610JD GRPTT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ECA36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178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02F1F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$ 134.24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C5FE7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$ 23,894.72</w:t>
            </w:r>
          </w:p>
        </w:tc>
      </w:tr>
      <w:tr w:rsidR="00494E86" w:rsidRPr="00494E86" w14:paraId="66BE14B8" w14:textId="77777777" w:rsidTr="00494E86">
        <w:trPr>
          <w:trHeight w:val="285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F6EDE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16009610</w:t>
            </w:r>
          </w:p>
        </w:tc>
        <w:tc>
          <w:tcPr>
            <w:tcW w:w="4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D096F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PNEU 18.4-30 145A8 12L R1 GA612JD GRPTT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FD41E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223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97936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$ 285.17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BDF30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$ 63,592.91</w:t>
            </w:r>
          </w:p>
        </w:tc>
      </w:tr>
      <w:tr w:rsidR="00494E86" w:rsidRPr="00494E86" w14:paraId="77D7AA76" w14:textId="77777777" w:rsidTr="00494E86">
        <w:trPr>
          <w:trHeight w:val="285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DC058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16009611</w:t>
            </w:r>
          </w:p>
        </w:tc>
        <w:tc>
          <w:tcPr>
            <w:tcW w:w="4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8C037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PNEU 18.4-34 145A8 12L R1 GA612JD GRPTT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2EC6E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114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4E165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$ 321.28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7CAB1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$ 36,625.92</w:t>
            </w:r>
          </w:p>
        </w:tc>
      </w:tr>
      <w:tr w:rsidR="00494E86" w:rsidRPr="00494E86" w14:paraId="59FABBB1" w14:textId="77777777" w:rsidTr="00494E86">
        <w:trPr>
          <w:trHeight w:val="285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3599E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16009607</w:t>
            </w:r>
          </w:p>
        </w:tc>
        <w:tc>
          <w:tcPr>
            <w:tcW w:w="4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1D9D7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PNEU 14.9-24 132A8 12L R1 GA610JD GRPTT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EE5F8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27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94545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$ 192.22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32A4F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$ 5,189.94</w:t>
            </w:r>
          </w:p>
        </w:tc>
      </w:tr>
      <w:tr w:rsidR="00494E86" w:rsidRPr="00494E86" w14:paraId="23326318" w14:textId="77777777" w:rsidTr="00494E86">
        <w:trPr>
          <w:trHeight w:val="285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F487A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16009608</w:t>
            </w:r>
          </w:p>
        </w:tc>
        <w:tc>
          <w:tcPr>
            <w:tcW w:w="4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C1543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PNEU 14.9-28 134A8 12L R1 GA610JD GRPTT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873E0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117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21C43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$ 219.33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2FF8B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$ 25,661.61</w:t>
            </w:r>
          </w:p>
        </w:tc>
      </w:tr>
      <w:tr w:rsidR="00494E86" w:rsidRPr="00494E86" w14:paraId="39B6BE40" w14:textId="77777777" w:rsidTr="00494E86">
        <w:trPr>
          <w:trHeight w:val="285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06343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16009604</w:t>
            </w:r>
          </w:p>
        </w:tc>
        <w:tc>
          <w:tcPr>
            <w:tcW w:w="4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CEF7D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PNEU 11L-15 121B 12L I1 GE710JD GRPTL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C4255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610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9B25D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$ 44.30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C5A74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$ 27,023.00</w:t>
            </w:r>
          </w:p>
        </w:tc>
      </w:tr>
      <w:tr w:rsidR="00494E86" w:rsidRPr="00494E86" w14:paraId="54D1135E" w14:textId="77777777" w:rsidTr="00494E86">
        <w:trPr>
          <w:trHeight w:val="285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D7A3D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16009605</w:t>
            </w:r>
          </w:p>
        </w:tc>
        <w:tc>
          <w:tcPr>
            <w:tcW w:w="4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73998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PNEU 7.50-16 99A8 8L F2 GA520JD GRPTT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96858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188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4AF91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$ 47.47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01EF8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$ 8,924.36</w:t>
            </w:r>
          </w:p>
        </w:tc>
      </w:tr>
      <w:tr w:rsidR="00494E86" w:rsidRPr="00494E86" w14:paraId="15E2C669" w14:textId="77777777" w:rsidTr="00494E86">
        <w:trPr>
          <w:trHeight w:val="285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0DFFA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16009615</w:t>
            </w:r>
          </w:p>
        </w:tc>
        <w:tc>
          <w:tcPr>
            <w:tcW w:w="4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D6A11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PNEU 12.5/80-18 129A812L I3 MPT643 GRPTL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AC58C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845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96E9D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$ 111.15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5664F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$ 93,921.75</w:t>
            </w:r>
          </w:p>
        </w:tc>
      </w:tr>
      <w:tr w:rsidR="00494E86" w:rsidRPr="00494E86" w14:paraId="7CB46026" w14:textId="77777777" w:rsidTr="00494E86">
        <w:trPr>
          <w:trHeight w:val="285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2583A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16009616</w:t>
            </w:r>
          </w:p>
        </w:tc>
        <w:tc>
          <w:tcPr>
            <w:tcW w:w="4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F77C0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PNEU 19.5L-24 151A8 12L R4 MPT642J GRPTL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81A996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18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3B91B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$ 241.47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12F67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$ 4,346.46</w:t>
            </w:r>
          </w:p>
        </w:tc>
      </w:tr>
      <w:tr w:rsidR="00494E86" w:rsidRPr="00494E86" w14:paraId="54B8151D" w14:textId="77777777" w:rsidTr="00494E86">
        <w:trPr>
          <w:trHeight w:val="285"/>
        </w:trPr>
        <w:tc>
          <w:tcPr>
            <w:tcW w:w="1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99AED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TOTAL</w:t>
            </w:r>
          </w:p>
        </w:tc>
        <w:tc>
          <w:tcPr>
            <w:tcW w:w="4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93928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—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2A32C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11,556</w:t>
            </w:r>
          </w:p>
        </w:tc>
        <w:tc>
          <w:tcPr>
            <w:tcW w:w="1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AC1B4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—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5CD76" w14:textId="77777777" w:rsidR="00494E86" w:rsidRPr="00494E86" w:rsidRDefault="00494E86" w:rsidP="00494E8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</w:pPr>
            <w:r w:rsidRPr="00494E8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pt-BR" w:eastAsia="pt-BR"/>
                <w14:ligatures w14:val="none"/>
              </w:rPr>
              <w:t>$ 792,096.70</w:t>
            </w:r>
          </w:p>
        </w:tc>
      </w:tr>
    </w:tbl>
    <w:p w14:paraId="3E0E11A8" w14:textId="0F90EC2F" w:rsidR="00756CF6" w:rsidRPr="00756CF6" w:rsidRDefault="00494E86" w:rsidP="00756CF6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br/>
      </w:r>
    </w:p>
    <w:p w14:paraId="38904638" w14:textId="77777777" w:rsidR="00756CF6" w:rsidRDefault="006030C1" w:rsidP="00756CF6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222C1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2. SPECIFICATIONS AND QUALITY REQUIREMENTS</w:t>
      </w:r>
    </w:p>
    <w:p w14:paraId="3F7E7E0C" w14:textId="77777777" w:rsidR="00756CF6" w:rsidRDefault="00756CF6" w:rsidP="00756CF6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4D431F17" w14:textId="63CBA465" w:rsidR="00756CF6" w:rsidRDefault="14642744" w:rsidP="440440E1">
      <w:pPr>
        <w:spacing w:after="0" w:line="240" w:lineRule="auto"/>
        <w:rPr>
          <w:rFonts w:ascii="Roboto" w:eastAsia="Times New Roman" w:hAnsi="Roboto" w:cs="Times New Roman"/>
          <w:sz w:val="20"/>
          <w:szCs w:val="20"/>
          <w:lang w:eastAsia="en-GB"/>
        </w:rPr>
      </w:pPr>
      <w:r w:rsidRPr="00D222C1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The Goods shall </w:t>
      </w:r>
      <w:r w:rsidRPr="440440E1">
        <w:rPr>
          <w:rFonts w:ascii="Roboto" w:eastAsia="Times New Roman" w:hAnsi="Roboto" w:cs="Times New Roman"/>
          <w:sz w:val="20"/>
          <w:szCs w:val="20"/>
          <w:lang w:eastAsia="en-GB"/>
        </w:rPr>
        <w:t>comply with the following specifications and quality standards:</w:t>
      </w:r>
      <w:r w:rsidR="00494E86">
        <w:rPr>
          <w:rFonts w:ascii="Roboto" w:eastAsia="Times New Roman" w:hAnsi="Roboto" w:cs="Times New Roman"/>
          <w:sz w:val="20"/>
          <w:szCs w:val="20"/>
          <w:lang w:eastAsia="en-GB"/>
        </w:rPr>
        <w:br/>
      </w:r>
    </w:p>
    <w:p w14:paraId="39178F22" w14:textId="519F8C52" w:rsidR="00756CF6" w:rsidRDefault="17794A08" w:rsidP="440440E1">
      <w:pPr>
        <w:spacing w:after="0" w:line="240" w:lineRule="auto"/>
        <w:rPr>
          <w:rFonts w:ascii="Roboto" w:eastAsia="Times New Roman" w:hAnsi="Roboto" w:cs="Times New Roman"/>
          <w:sz w:val="20"/>
          <w:szCs w:val="20"/>
          <w:lang w:eastAsia="en-GB"/>
        </w:rPr>
      </w:pPr>
      <w:r w:rsidRPr="440440E1">
        <w:rPr>
          <w:rFonts w:ascii="Roboto" w:eastAsia="Times New Roman" w:hAnsi="Roboto" w:cs="Times New Roman"/>
          <w:sz w:val="20"/>
          <w:szCs w:val="20"/>
          <w:lang w:eastAsia="en-GB"/>
        </w:rPr>
        <w:t>1. 10% more or less in quantity and amount is allowed.</w:t>
      </w:r>
      <w:r w:rsidR="006030C1">
        <w:br/>
      </w:r>
      <w:r w:rsidR="006030C1">
        <w:br/>
      </w:r>
      <w:r w:rsidRPr="440440E1">
        <w:rPr>
          <w:rFonts w:ascii="Roboto" w:eastAsia="Times New Roman" w:hAnsi="Roboto" w:cs="Times New Roman"/>
          <w:sz w:val="20"/>
          <w:szCs w:val="20"/>
          <w:lang w:eastAsia="en-GB"/>
        </w:rPr>
        <w:t>2. All tires meet the American DOT STANDARD.</w:t>
      </w:r>
      <w:r w:rsidR="006030C1">
        <w:br/>
      </w:r>
    </w:p>
    <w:p w14:paraId="49AD3052" w14:textId="711796DC" w:rsidR="00756CF6" w:rsidRDefault="17794A08" w:rsidP="440440E1">
      <w:pPr>
        <w:spacing w:after="0" w:line="240" w:lineRule="auto"/>
      </w:pPr>
      <w:r w:rsidRPr="440440E1">
        <w:rPr>
          <w:rFonts w:ascii="Roboto" w:eastAsia="Times New Roman" w:hAnsi="Roboto" w:cs="Times New Roman"/>
          <w:sz w:val="20"/>
          <w:szCs w:val="20"/>
          <w:lang w:eastAsia="en-GB"/>
        </w:rPr>
        <w:t>3. TBR &amp; PCR tires should be shipped with INMETRO mark</w:t>
      </w:r>
      <w:r w:rsidR="006030C1">
        <w:br/>
      </w:r>
      <w:r w:rsidR="006030C1">
        <w:br/>
      </w:r>
      <w:r w:rsidRPr="440440E1">
        <w:rPr>
          <w:rFonts w:ascii="Roboto" w:eastAsia="Times New Roman" w:hAnsi="Roboto" w:cs="Times New Roman"/>
          <w:sz w:val="20"/>
          <w:szCs w:val="20"/>
          <w:lang w:eastAsia="en-GB"/>
        </w:rPr>
        <w:t>4. TBR &amp; PCR tires should be shipped with standard inmetro label</w:t>
      </w:r>
    </w:p>
    <w:p w14:paraId="0496AB45" w14:textId="44559B86" w:rsidR="00756CF6" w:rsidRDefault="00756CF6" w:rsidP="440440E1">
      <w:pPr>
        <w:spacing w:after="0" w:line="240" w:lineRule="auto"/>
        <w:rPr>
          <w:rFonts w:ascii="Roboto" w:eastAsia="Times New Roman" w:hAnsi="Roboto" w:cs="Times New Roman"/>
          <w:sz w:val="20"/>
          <w:szCs w:val="20"/>
          <w:lang w:eastAsia="en-GB"/>
        </w:rPr>
      </w:pPr>
    </w:p>
    <w:p w14:paraId="24530C12" w14:textId="7E29E807" w:rsidR="00756CF6" w:rsidRDefault="17794A08" w:rsidP="440440E1">
      <w:pPr>
        <w:spacing w:after="0" w:line="240" w:lineRule="auto"/>
      </w:pPr>
      <w:r w:rsidRPr="440440E1">
        <w:rPr>
          <w:rFonts w:ascii="Roboto" w:eastAsia="Times New Roman" w:hAnsi="Roboto" w:cs="Times New Roman"/>
          <w:sz w:val="20"/>
          <w:szCs w:val="20"/>
          <w:lang w:eastAsia="en-GB"/>
        </w:rPr>
        <w:t>5. Packing: without packing</w:t>
      </w:r>
    </w:p>
    <w:p w14:paraId="1ED4F253" w14:textId="5C3563BC" w:rsidR="440440E1" w:rsidRDefault="440440E1" w:rsidP="440440E1">
      <w:pPr>
        <w:spacing w:after="0" w:line="240" w:lineRule="auto"/>
        <w:rPr>
          <w:rFonts w:ascii="Roboto" w:eastAsia="Times New Roman" w:hAnsi="Roboto" w:cs="Times New Roman"/>
          <w:sz w:val="20"/>
          <w:szCs w:val="20"/>
          <w:lang w:eastAsia="en-GB"/>
        </w:rPr>
      </w:pPr>
    </w:p>
    <w:p w14:paraId="1B83AA10" w14:textId="77777777" w:rsidR="00756CF6" w:rsidRDefault="00756CF6" w:rsidP="00756CF6">
      <w:pPr>
        <w:spacing w:after="0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</w:p>
    <w:p w14:paraId="2C73A1CA" w14:textId="77777777" w:rsidR="00756CF6" w:rsidRDefault="006030C1" w:rsidP="00756CF6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222C1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3. DELIVERY </w:t>
      </w:r>
      <w:r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TERMS </w:t>
      </w:r>
      <w:r w:rsidRPr="00D222C1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INSTRUCTIONS</w:t>
      </w:r>
    </w:p>
    <w:p w14:paraId="4361EF7E" w14:textId="77777777" w:rsidR="00756CF6" w:rsidRDefault="00756CF6" w:rsidP="00756CF6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04B8ECD5" w14:textId="1FE24075" w:rsidR="00756CF6" w:rsidRDefault="006030C1" w:rsidP="00756CF6">
      <w:pPr>
        <w:spacing w:after="0" w:line="240" w:lineRule="auto"/>
        <w:rPr>
          <w:rFonts w:ascii="Roboto" w:hAnsi="Roboto"/>
          <w:bCs/>
          <w:sz w:val="20"/>
          <w:szCs w:val="20"/>
          <w:u w:val="single"/>
        </w:rPr>
      </w:pPr>
      <w:r>
        <w:rPr>
          <w:rFonts w:ascii="Roboto" w:hAnsi="Roboto"/>
          <w:bCs/>
          <w:sz w:val="20"/>
          <w:szCs w:val="20"/>
          <w:u w:val="single"/>
        </w:rPr>
        <w:t xml:space="preserve">Goods to be delivered </w:t>
      </w:r>
      <w:r w:rsidRPr="008E33C7">
        <w:rPr>
          <w:rFonts w:ascii="Roboto" w:hAnsi="Roboto"/>
          <w:b/>
          <w:sz w:val="20"/>
          <w:szCs w:val="20"/>
          <w:u w:val="single"/>
        </w:rPr>
        <w:t>FOB</w:t>
      </w:r>
      <w:r>
        <w:rPr>
          <w:rFonts w:ascii="Roboto" w:hAnsi="Roboto"/>
          <w:bCs/>
          <w:sz w:val="20"/>
          <w:szCs w:val="20"/>
          <w:u w:val="single"/>
        </w:rPr>
        <w:t xml:space="preserve"> at </w:t>
      </w:r>
      <w:ins w:id="5" w:author="Francisco Larrauri" w:date="2026-08-31T11:00:00Z" w16du:dateUtc="2026-08-31T15:00:00Z">
        <w:r w:rsidR="00C06E55">
          <w:rPr>
            <w:rFonts w:ascii="Roboto" w:hAnsi="Roboto"/>
            <w:bCs/>
            <w:sz w:val="20"/>
            <w:szCs w:val="20"/>
          </w:rPr>
          <w:t>Veracruz, Mexico</w:t>
        </w:r>
      </w:ins>
      <w:del w:id="6" w:author="Francisco Larrauri" w:date="2026-08-31T11:00:00Z" w16du:dateUtc="2026-08-31T15:00:00Z">
        <w:r>
          <w:rPr>
            <w:rFonts w:ascii="Roboto" w:hAnsi="Roboto"/>
            <w:bCs/>
            <w:sz w:val="20"/>
            <w:szCs w:val="20"/>
            <w:u w:val="single"/>
          </w:rPr>
          <w:delText>[</w:delText>
        </w:r>
        <w:r>
          <w:rPr>
            <w:rFonts w:ascii="Roboto" w:hAnsi="Roboto"/>
            <w:bCs/>
            <w:sz w:val="20"/>
            <w:szCs w:val="20"/>
          </w:rPr>
          <w:delText>loading port]</w:delText>
        </w:r>
      </w:del>
      <w:r>
        <w:rPr>
          <w:rFonts w:ascii="Roboto" w:hAnsi="Roboto"/>
          <w:bCs/>
          <w:sz w:val="20"/>
          <w:szCs w:val="20"/>
          <w:u w:val="single"/>
        </w:rPr>
        <w:t>.</w:t>
      </w:r>
    </w:p>
    <w:p w14:paraId="599BFB9F" w14:textId="77777777" w:rsidR="00756CF6" w:rsidRDefault="00756CF6" w:rsidP="00756CF6">
      <w:pPr>
        <w:spacing w:after="0" w:line="240" w:lineRule="auto"/>
        <w:rPr>
          <w:rFonts w:ascii="Roboto" w:hAnsi="Roboto"/>
          <w:bCs/>
          <w:sz w:val="20"/>
          <w:szCs w:val="20"/>
          <w:u w:val="single"/>
        </w:rPr>
      </w:pPr>
    </w:p>
    <w:p w14:paraId="4634B138" w14:textId="77777777" w:rsidR="00756CF6" w:rsidRDefault="006030C1" w:rsidP="00756CF6">
      <w:pPr>
        <w:spacing w:after="0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Estimated </w:t>
      </w:r>
      <w:r w:rsidRPr="00D222C1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Delivery Date:</w:t>
      </w:r>
      <w:r w:rsidRPr="00D222C1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r w:rsidRPr="006F3D80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[</w:t>
      </w:r>
      <w:r w:rsidRPr="006F3D80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●</w:t>
      </w:r>
      <w:r w:rsidRPr="006F3D80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]</w:t>
      </w:r>
    </w:p>
    <w:p w14:paraId="2C003349" w14:textId="77777777" w:rsidR="00756CF6" w:rsidRDefault="00756CF6" w:rsidP="00756CF6">
      <w:pPr>
        <w:spacing w:after="0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</w:p>
    <w:p w14:paraId="567BBBE9" w14:textId="77777777" w:rsidR="00756CF6" w:rsidRDefault="006030C1" w:rsidP="00756CF6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D222C1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4. </w:t>
      </w:r>
      <w:r w:rsidRPr="00AD14B7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PAYMENT TERMS</w:t>
      </w:r>
    </w:p>
    <w:p w14:paraId="07B52943" w14:textId="77777777" w:rsidR="00756CF6" w:rsidRDefault="006030C1" w:rsidP="00756CF6">
      <w:pPr>
        <w:spacing w:after="0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AD14B7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Agency Fee Payable to Agent</w:t>
      </w:r>
      <w:r w:rsidRPr="00AD14B7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: USD</w:t>
      </w:r>
      <w:r w:rsidRPr="00D222C1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[</w:t>
      </w:r>
      <w:r w:rsidRPr="00D222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●</w:t>
      </w:r>
      <w:r w:rsidRPr="00D222C1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] </w:t>
      </w:r>
      <w:r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[</w:t>
      </w:r>
      <w:r w:rsidRPr="00E8765E">
        <w:rPr>
          <w:rFonts w:ascii="Roboto" w:eastAsia="Times New Roman" w:hAnsi="Roboto" w:cs="Times New Roman"/>
          <w:i/>
          <w:iCs/>
          <w:kern w:val="0"/>
          <w:sz w:val="20"/>
          <w:szCs w:val="20"/>
          <w:lang w:eastAsia="en-GB"/>
          <w14:ligatures w14:val="none"/>
        </w:rPr>
        <w:t>Note to draft: fee</w:t>
      </w:r>
      <w:r w:rsidRPr="005859C9">
        <w:rPr>
          <w:rFonts w:ascii="Roboto" w:eastAsia="Times New Roman" w:hAnsi="Roboto" w:cs="Times New Roman"/>
          <w:i/>
          <w:iCs/>
          <w:kern w:val="0"/>
          <w:sz w:val="20"/>
          <w:szCs w:val="20"/>
          <w:lang w:eastAsia="en-GB"/>
          <w14:ligatures w14:val="none"/>
        </w:rPr>
        <w:t xml:space="preserve"> to be 10bps of amount payable under each Procurement Order</w:t>
      </w:r>
      <w:r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]</w:t>
      </w:r>
    </w:p>
    <w:p w14:paraId="1E77B700" w14:textId="77777777" w:rsidR="00756CF6" w:rsidRDefault="006030C1" w:rsidP="00756CF6">
      <w:pPr>
        <w:spacing w:after="0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D222C1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Payment Due</w:t>
      </w:r>
      <w:r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to Agent</w:t>
      </w:r>
      <w:r w:rsidRPr="00D222C1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:</w:t>
      </w:r>
      <w:r w:rsidRPr="00D222C1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USD [</w:t>
      </w:r>
      <w:r w:rsidRPr="00D222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●</w:t>
      </w:r>
      <w:r w:rsidRPr="00D222C1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]</w:t>
      </w:r>
      <w:r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[</w:t>
      </w:r>
      <w:r>
        <w:rPr>
          <w:rFonts w:ascii="Roboto" w:eastAsia="Times New Roman" w:hAnsi="Roboto" w:cs="Times New Roman"/>
          <w:i/>
          <w:iCs/>
          <w:kern w:val="0"/>
          <w:sz w:val="20"/>
          <w:szCs w:val="20"/>
          <w:lang w:eastAsia="en-GB"/>
          <w14:ligatures w14:val="none"/>
        </w:rPr>
        <w:t>No</w:t>
      </w:r>
      <w:r w:rsidRPr="001A73A3">
        <w:rPr>
          <w:rFonts w:ascii="Roboto" w:eastAsia="Times New Roman" w:hAnsi="Roboto" w:cs="Times New Roman"/>
          <w:i/>
          <w:iCs/>
          <w:kern w:val="0"/>
          <w:sz w:val="20"/>
          <w:szCs w:val="20"/>
          <w:lang w:eastAsia="en-GB"/>
          <w14:ligatures w14:val="none"/>
        </w:rPr>
        <w:t>te: Agent to issue an invoice</w:t>
      </w:r>
      <w:r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]</w:t>
      </w:r>
    </w:p>
    <w:p w14:paraId="435CB2D9" w14:textId="35907920" w:rsidR="00756CF6" w:rsidRDefault="006030C1" w:rsidP="00756CF6">
      <w:pPr>
        <w:spacing w:after="0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D222C1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Amount Payable to </w:t>
      </w:r>
      <w:r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Supplier</w:t>
      </w:r>
      <w:r w:rsidRPr="00D222C1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:</w:t>
      </w:r>
      <w:r w:rsidRPr="00D222C1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USD </w:t>
      </w:r>
      <w:ins w:id="7" w:author="Francisco Larrauri" w:date="2026-08-31T11:02:00Z" w16du:dateUtc="2026-08-31T15:02:00Z">
        <w:r w:rsidR="00FE6389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t>792096.70</w:t>
        </w:r>
      </w:ins>
      <w:del w:id="8" w:author="Francisco Larrauri" w:date="2026-08-31T11:02:00Z" w16du:dateUtc="2026-08-31T15:02:00Z">
        <w:r w:rsidRPr="00D222C1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delText>[</w:delText>
        </w:r>
        <w:r w:rsidRPr="00D222C1">
          <w:rPr>
            <w:rFonts w:ascii="Times New Roman" w:eastAsia="Times New Roman" w:hAnsi="Times New Roman" w:cs="Times New Roman"/>
            <w:kern w:val="0"/>
            <w:sz w:val="20"/>
            <w:szCs w:val="20"/>
            <w:lang w:eastAsia="en-GB"/>
            <w14:ligatures w14:val="none"/>
          </w:rPr>
          <w:delText>●</w:delText>
        </w:r>
        <w:r w:rsidRPr="00D222C1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delText>]</w:delText>
        </w:r>
      </w:del>
      <w:r w:rsidRPr="00D222C1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(Total Value of Goods)</w:t>
      </w:r>
    </w:p>
    <w:p w14:paraId="3F1EA13F" w14:textId="6D1A5584" w:rsidR="00756CF6" w:rsidRDefault="006030C1" w:rsidP="00756CF6">
      <w:pPr>
        <w:spacing w:after="0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D222C1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Payable By:</w:t>
      </w:r>
      <w:r w:rsidRPr="00D222C1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</w:t>
      </w:r>
      <w:ins w:id="9" w:author="Francisco Larrauri" w:date="2026-08-31T11:03:00Z" w16du:dateUtc="2026-08-31T15:03:00Z">
        <w:r w:rsidR="006D2E63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t>SB Trading Company Alpha Li</w:t>
        </w:r>
      </w:ins>
      <w:ins w:id="10" w:author="Francisco Larrauri" w:date="2026-08-31T11:04:00Z" w16du:dateUtc="2026-08-31T15:04:00Z">
        <w:r w:rsidR="006D2E63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t>mited</w:t>
        </w:r>
      </w:ins>
      <w:del w:id="11" w:author="Francisco Larrauri" w:date="2026-08-31T11:03:00Z" w16du:dateUtc="2026-08-31T15:03:00Z">
        <w:r w:rsidRPr="00D222C1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delText>[Principal]</w:delText>
        </w:r>
      </w:del>
    </w:p>
    <w:p w14:paraId="41E06A43" w14:textId="77777777" w:rsidR="00756CF6" w:rsidRDefault="006030C1" w:rsidP="00756CF6">
      <w:pPr>
        <w:spacing w:after="0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D222C1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Payment Due</w:t>
      </w:r>
      <w:r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 to Supplier</w:t>
      </w:r>
      <w:r w:rsidRPr="00D222C1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:</w:t>
      </w:r>
      <w:r w:rsidRPr="00D222C1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USD [</w:t>
      </w:r>
      <w:r w:rsidRPr="00D222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●</w:t>
      </w:r>
      <w:r w:rsidRPr="00D222C1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]</w:t>
      </w:r>
    </w:p>
    <w:p w14:paraId="1B40F150" w14:textId="77777777" w:rsidR="00711F2E" w:rsidRPr="00711F2E" w:rsidRDefault="006030C1" w:rsidP="00711F2E">
      <w:pPr>
        <w:spacing w:after="0" w:line="240" w:lineRule="auto"/>
        <w:rPr>
          <w:ins w:id="12" w:author="Francisco Larrauri" w:date="2026-08-31T11:12:00Z" w16du:dateUtc="2026-08-31T15:12:00Z"/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D222C1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Bank Details for Payment:</w:t>
      </w:r>
      <w:r w:rsidRPr="00D222C1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br/>
      </w:r>
    </w:p>
    <w:p w14:paraId="57439072" w14:textId="5EC83742" w:rsidR="00711F2E" w:rsidRPr="00A97E23" w:rsidRDefault="00711F2E" w:rsidP="00711F2E">
      <w:pPr>
        <w:spacing w:after="0" w:line="240" w:lineRule="auto"/>
        <w:rPr>
          <w:ins w:id="13" w:author="Francisco Larrauri" w:date="2026-08-31T11:12:00Z" w16du:dateUtc="2026-08-31T15:12:00Z"/>
          <w:rFonts w:ascii="Roboto" w:eastAsia="Times New Roman" w:hAnsi="Roboto" w:cs="Times New Roman"/>
          <w:kern w:val="0"/>
          <w:sz w:val="20"/>
          <w:szCs w:val="20"/>
          <w:lang w:val="es-AR" w:eastAsia="en-GB"/>
          <w14:ligatures w14:val="none"/>
          <w:rPrChange w:id="14" w:author="Francisco Larrauri" w:date="2026-08-31T08:14:00Z" w16du:dateUtc="2026-08-31T15:14:00Z">
            <w:rPr>
              <w:ins w:id="15" w:author="Francisco Larrauri" w:date="2026-08-31T11:12:00Z" w16du:dateUtc="2026-08-31T15:12:00Z"/>
              <w:rFonts w:ascii="Roboto" w:eastAsia="Times New Roman" w:hAnsi="Roboto" w:cs="Times New Roman"/>
              <w:kern w:val="0"/>
              <w:sz w:val="20"/>
              <w:szCs w:val="20"/>
              <w:lang w:eastAsia="en-GB"/>
              <w14:ligatures w14:val="none"/>
            </w:rPr>
          </w:rPrChange>
        </w:rPr>
      </w:pPr>
      <w:ins w:id="16" w:author="Francisco Larrauri" w:date="2026-08-31T11:12:00Z" w16du:dateUtc="2026-08-31T15:12:00Z">
        <w:r w:rsidRPr="00711F2E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t>INTERMEDIARY BANK</w:t>
        </w:r>
        <w:r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t xml:space="preserve">: </w:t>
        </w:r>
        <w:r w:rsidR="00A97E23" w:rsidRPr="002E5FE7">
          <w:rPr>
            <w:rFonts w:ascii="Roboto" w:eastAsia="Times New Roman" w:hAnsi="Roboto" w:cs="Times New Roman"/>
            <w:kern w:val="0"/>
            <w:sz w:val="20"/>
            <w:szCs w:val="20"/>
            <w:lang w:val="es-AR" w:eastAsia="en-GB"/>
            <w14:ligatures w14:val="none"/>
          </w:rPr>
          <w:t>BANCO MONEX, S.A.</w:t>
        </w:r>
      </w:ins>
    </w:p>
    <w:p w14:paraId="56094805" w14:textId="5E3AAF8C" w:rsidR="00711F2E" w:rsidRPr="00711F2E" w:rsidRDefault="00711F2E" w:rsidP="00711F2E">
      <w:pPr>
        <w:spacing w:after="0" w:line="240" w:lineRule="auto"/>
        <w:rPr>
          <w:ins w:id="17" w:author="Francisco Larrauri" w:date="2026-08-31T11:12:00Z" w16du:dateUtc="2026-08-31T15:12:00Z"/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ins w:id="18" w:author="Francisco Larrauri" w:date="2026-08-31T11:12:00Z" w16du:dateUtc="2026-08-31T15:12:00Z">
        <w:r w:rsidRPr="00711F2E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t>BANK ADDRESS</w:t>
        </w:r>
        <w:r w:rsidR="00A97E23" w:rsidRPr="00711F2E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t>:</w:t>
        </w:r>
        <w:r w:rsidR="00A97E23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t xml:space="preserve"> </w:t>
        </w:r>
        <w:r w:rsidR="00A97E23" w:rsidRPr="00711F2E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t>1095 Avenue of Americas New York City, N.Y. 10036 United States</w:t>
        </w:r>
      </w:ins>
    </w:p>
    <w:p w14:paraId="3D1CC328" w14:textId="776CBC03" w:rsidR="00711F2E" w:rsidRPr="00224FE5" w:rsidRDefault="00711F2E" w:rsidP="00711F2E">
      <w:pPr>
        <w:spacing w:after="0" w:line="240" w:lineRule="auto"/>
        <w:rPr>
          <w:ins w:id="19" w:author="Francisco Larrauri" w:date="2026-08-31T11:12:00Z" w16du:dateUtc="2026-08-31T15:12:00Z"/>
          <w:rFonts w:ascii="Roboto" w:eastAsia="Times New Roman" w:hAnsi="Roboto" w:cs="Times New Roman"/>
          <w:kern w:val="0"/>
          <w:sz w:val="20"/>
          <w:szCs w:val="20"/>
          <w:lang w:val="en-US" w:eastAsia="en-GB"/>
          <w14:ligatures w14:val="none"/>
          <w:rPrChange w:id="20" w:author="Francisco Larrauri" w:date="2026-08-31T08:14:00Z" w16du:dateUtc="2026-08-31T15:14:00Z">
            <w:rPr>
              <w:ins w:id="21" w:author="Francisco Larrauri" w:date="2026-08-31T11:12:00Z" w16du:dateUtc="2026-08-31T15:12:00Z"/>
              <w:rFonts w:ascii="Roboto" w:eastAsia="Times New Roman" w:hAnsi="Roboto" w:cs="Times New Roman"/>
              <w:kern w:val="0"/>
              <w:sz w:val="20"/>
              <w:szCs w:val="20"/>
              <w:lang w:eastAsia="en-GB"/>
              <w14:ligatures w14:val="none"/>
            </w:rPr>
          </w:rPrChange>
        </w:rPr>
      </w:pPr>
      <w:ins w:id="22" w:author="Francisco Larrauri" w:date="2026-08-31T11:12:00Z" w16du:dateUtc="2026-08-31T15:12:00Z">
        <w:r w:rsidRPr="00711F2E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t>ABA CODE</w:t>
        </w:r>
      </w:ins>
      <w:ins w:id="23" w:author="Francisco Larrauri" w:date="2026-08-31T11:13:00Z" w16du:dateUtc="2026-08-31T15:13:00Z">
        <w:r w:rsidR="00A97E23" w:rsidRPr="00224FE5">
          <w:rPr>
            <w:rFonts w:ascii="Roboto" w:eastAsia="Times New Roman" w:hAnsi="Roboto" w:cs="Times New Roman"/>
            <w:kern w:val="0"/>
            <w:sz w:val="20"/>
            <w:szCs w:val="20"/>
            <w:lang w:val="en-US" w:eastAsia="en-GB"/>
            <w14:ligatures w14:val="none"/>
            <w:rPrChange w:id="24" w:author="Francisco Larrauri" w:date="2026-08-31T08:14:00Z" w16du:dateUtc="2026-08-31T15:14:00Z">
              <w:rPr>
                <w:rFonts w:ascii="Roboto" w:eastAsia="Times New Roman" w:hAnsi="Roboto" w:cs="Times New Roman"/>
                <w:kern w:val="0"/>
                <w:sz w:val="20"/>
                <w:szCs w:val="20"/>
                <w:lang w:val="es-AR" w:eastAsia="en-GB"/>
                <w14:ligatures w14:val="none"/>
              </w:rPr>
            </w:rPrChange>
          </w:rPr>
          <w:t>: 026002561</w:t>
        </w:r>
      </w:ins>
    </w:p>
    <w:p w14:paraId="1377991F" w14:textId="69A391C0" w:rsidR="00711F2E" w:rsidRPr="00224FE5" w:rsidRDefault="00711F2E" w:rsidP="00711F2E">
      <w:pPr>
        <w:spacing w:after="0" w:line="240" w:lineRule="auto"/>
        <w:rPr>
          <w:ins w:id="25" w:author="Francisco Larrauri" w:date="2026-08-31T11:12:00Z" w16du:dateUtc="2026-08-31T15:12:00Z"/>
          <w:rFonts w:ascii="Roboto" w:eastAsia="Times New Roman" w:hAnsi="Roboto" w:cs="Times New Roman"/>
          <w:kern w:val="0"/>
          <w:sz w:val="20"/>
          <w:szCs w:val="20"/>
          <w:lang w:val="en-US" w:eastAsia="en-GB"/>
          <w14:ligatures w14:val="none"/>
          <w:rPrChange w:id="26" w:author="Francisco Larrauri" w:date="2026-08-31T11:12:00Z" w16du:dateUtc="2026-08-31T15:12:00Z">
            <w:rPr>
              <w:ins w:id="27" w:author="Francisco Larrauri" w:date="2026-08-31T11:12:00Z" w16du:dateUtc="2026-08-31T15:12:00Z"/>
              <w:rFonts w:ascii="Roboto" w:eastAsia="Times New Roman" w:hAnsi="Roboto" w:cs="Times New Roman"/>
              <w:kern w:val="0"/>
              <w:sz w:val="20"/>
              <w:szCs w:val="20"/>
              <w:lang w:eastAsia="en-GB"/>
              <w14:ligatures w14:val="none"/>
            </w:rPr>
          </w:rPrChange>
        </w:rPr>
      </w:pPr>
      <w:ins w:id="28" w:author="Francisco Larrauri" w:date="2026-08-31T11:12:00Z" w16du:dateUtc="2026-08-31T15:12:00Z">
        <w:r w:rsidRPr="00224FE5">
          <w:rPr>
            <w:rFonts w:ascii="Roboto" w:eastAsia="Times New Roman" w:hAnsi="Roboto" w:cs="Times New Roman"/>
            <w:kern w:val="0"/>
            <w:sz w:val="20"/>
            <w:szCs w:val="20"/>
            <w:lang w:val="en-US" w:eastAsia="en-GB"/>
            <w14:ligatures w14:val="none"/>
            <w:rPrChange w:id="29" w:author="Francisco Larrauri" w:date="2026-08-31T11:12:00Z" w16du:dateUtc="2026-08-31T15:12:00Z">
              <w:rPr>
                <w:rFonts w:ascii="Roboto" w:eastAsia="Times New Roman" w:hAnsi="Roboto" w:cs="Times New Roman"/>
                <w:kern w:val="0"/>
                <w:sz w:val="20"/>
                <w:szCs w:val="20"/>
                <w:lang w:eastAsia="en-GB"/>
                <w14:ligatures w14:val="none"/>
              </w:rPr>
            </w:rPrChange>
          </w:rPr>
          <w:t>SWIFT CODE</w:t>
        </w:r>
      </w:ins>
      <w:ins w:id="30" w:author="Francisco Larrauri" w:date="2026-08-31T11:14:00Z" w16du:dateUtc="2026-08-31T15:14:00Z">
        <w:r w:rsidR="007D5EA4" w:rsidRPr="00224FE5">
          <w:rPr>
            <w:rFonts w:ascii="Roboto" w:eastAsia="Times New Roman" w:hAnsi="Roboto" w:cs="Times New Roman"/>
            <w:kern w:val="0"/>
            <w:sz w:val="20"/>
            <w:szCs w:val="20"/>
            <w:lang w:val="en-US" w:eastAsia="en-GB"/>
            <w14:ligatures w14:val="none"/>
            <w:rPrChange w:id="31" w:author="Francisco Larrauri" w:date="2026-08-31T11:14:00Z" w16du:dateUtc="2026-08-31T15:14:00Z">
              <w:rPr>
                <w:rFonts w:ascii="Roboto" w:eastAsia="Times New Roman" w:hAnsi="Roboto" w:cs="Times New Roman"/>
                <w:kern w:val="0"/>
                <w:sz w:val="20"/>
                <w:szCs w:val="20"/>
                <w:lang w:val="es-AR" w:eastAsia="en-GB"/>
                <w14:ligatures w14:val="none"/>
              </w:rPr>
            </w:rPrChange>
          </w:rPr>
          <w:t>: SCBLUS33</w:t>
        </w:r>
      </w:ins>
    </w:p>
    <w:p w14:paraId="6E39E797" w14:textId="0167A8C4" w:rsidR="00711F2E" w:rsidRPr="00224FE5" w:rsidRDefault="00711F2E" w:rsidP="00711F2E">
      <w:pPr>
        <w:spacing w:after="0" w:line="240" w:lineRule="auto"/>
        <w:rPr>
          <w:ins w:id="32" w:author="Francisco Larrauri" w:date="2026-08-31T11:12:00Z" w16du:dateUtc="2026-08-31T15:12:00Z"/>
          <w:rFonts w:ascii="Roboto" w:eastAsia="Times New Roman" w:hAnsi="Roboto" w:cs="Times New Roman"/>
          <w:kern w:val="0"/>
          <w:sz w:val="20"/>
          <w:szCs w:val="20"/>
          <w:lang w:val="es-AR" w:eastAsia="en-GB"/>
          <w14:ligatures w14:val="none"/>
        </w:rPr>
      </w:pPr>
      <w:ins w:id="33" w:author="Francisco Larrauri" w:date="2026-08-31T11:12:00Z" w16du:dateUtc="2026-08-31T15:12:00Z">
        <w:r w:rsidRPr="00224FE5">
          <w:rPr>
            <w:rFonts w:ascii="Roboto" w:eastAsia="Times New Roman" w:hAnsi="Roboto" w:cs="Times New Roman"/>
            <w:kern w:val="0"/>
            <w:sz w:val="20"/>
            <w:szCs w:val="20"/>
            <w:lang w:val="en-US" w:eastAsia="en-GB"/>
            <w14:ligatures w14:val="none"/>
            <w:rPrChange w:id="34" w:author="Francisco Larrauri" w:date="2026-08-31T11:12:00Z" w16du:dateUtc="2026-08-31T15:12:00Z">
              <w:rPr>
                <w:rFonts w:ascii="Roboto" w:eastAsia="Times New Roman" w:hAnsi="Roboto" w:cs="Times New Roman"/>
                <w:kern w:val="0"/>
                <w:sz w:val="20"/>
                <w:szCs w:val="20"/>
                <w:lang w:eastAsia="en-GB"/>
                <w14:ligatures w14:val="none"/>
              </w:rPr>
            </w:rPrChange>
          </w:rPr>
          <w:t>BANCO BENEFICIARIO</w:t>
        </w:r>
      </w:ins>
      <w:ins w:id="35" w:author="Francisco Larrauri" w:date="2026-08-31T11:14:00Z" w16du:dateUtc="2026-08-31T15:14:00Z">
        <w:r w:rsidR="00224FE5" w:rsidRPr="00711F2E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t>:</w:t>
        </w:r>
        <w:r w:rsidR="00224FE5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t xml:space="preserve"> </w:t>
        </w:r>
        <w:r w:rsidR="00224FE5" w:rsidRPr="00711F2E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t>STANDARD CHARTERED BANK</w:t>
        </w:r>
      </w:ins>
    </w:p>
    <w:p w14:paraId="3E7687F0" w14:textId="2E8466F2" w:rsidR="00711F2E" w:rsidRPr="00230594" w:rsidRDefault="00711F2E" w:rsidP="00711F2E">
      <w:pPr>
        <w:spacing w:after="0" w:line="240" w:lineRule="auto"/>
        <w:rPr>
          <w:ins w:id="36" w:author="Francisco Larrauri" w:date="2026-08-31T11:12:00Z" w16du:dateUtc="2026-08-31T15:12:00Z"/>
          <w:rFonts w:ascii="Roboto" w:eastAsia="Times New Roman" w:hAnsi="Roboto" w:cs="Times New Roman"/>
          <w:kern w:val="0"/>
          <w:sz w:val="20"/>
          <w:szCs w:val="20"/>
          <w:lang w:val="es-AR" w:eastAsia="en-GB"/>
          <w14:ligatures w14:val="none"/>
        </w:rPr>
      </w:pPr>
      <w:ins w:id="37" w:author="Francisco Larrauri" w:date="2026-08-31T11:12:00Z" w16du:dateUtc="2026-08-31T15:12:00Z">
        <w:r w:rsidRPr="00711F2E">
          <w:rPr>
            <w:rFonts w:ascii="Roboto" w:eastAsia="Times New Roman" w:hAnsi="Roboto" w:cs="Times New Roman"/>
            <w:kern w:val="0"/>
            <w:sz w:val="20"/>
            <w:szCs w:val="20"/>
            <w:lang w:val="es-AR" w:eastAsia="en-GB"/>
            <w14:ligatures w14:val="none"/>
            <w:rPrChange w:id="38" w:author="Francisco Larrauri" w:date="2026-08-31T11:12:00Z" w16du:dateUtc="2026-08-31T15:12:00Z">
              <w:rPr>
                <w:rFonts w:ascii="Roboto" w:eastAsia="Times New Roman" w:hAnsi="Roboto" w:cs="Times New Roman"/>
                <w:kern w:val="0"/>
                <w:sz w:val="20"/>
                <w:szCs w:val="20"/>
                <w:lang w:eastAsia="en-GB"/>
                <w14:ligatures w14:val="none"/>
              </w:rPr>
            </w:rPrChange>
          </w:rPr>
          <w:t>CUENTA CLABE</w:t>
        </w:r>
      </w:ins>
      <w:ins w:id="39" w:author="Francisco Larrauri" w:date="2026-08-31T11:14:00Z" w16du:dateUtc="2026-08-31T15:14:00Z">
        <w:r w:rsidR="00230594" w:rsidRPr="00711F2E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t>:</w:t>
        </w:r>
        <w:r w:rsidR="00230594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t xml:space="preserve"> </w:t>
        </w:r>
        <w:r w:rsidR="00230594" w:rsidRPr="00711F2E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t>112180023025777815</w:t>
        </w:r>
      </w:ins>
    </w:p>
    <w:p w14:paraId="6449D43B" w14:textId="642D3233" w:rsidR="00711F2E" w:rsidRPr="00711F2E" w:rsidRDefault="00711F2E" w:rsidP="00711F2E">
      <w:pPr>
        <w:spacing w:after="0" w:line="240" w:lineRule="auto"/>
        <w:rPr>
          <w:ins w:id="40" w:author="Francisco Larrauri" w:date="2026-08-31T11:12:00Z" w16du:dateUtc="2026-08-31T15:12:00Z"/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ins w:id="41" w:author="Francisco Larrauri" w:date="2026-08-31T11:12:00Z" w16du:dateUtc="2026-08-31T15:12:00Z">
        <w:r w:rsidRPr="00711F2E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t>REFERENCE</w:t>
        </w:r>
      </w:ins>
      <w:ins w:id="42" w:author="Francisco Larrauri" w:date="2026-08-31T11:15:00Z" w16du:dateUtc="2026-08-31T15:15:00Z">
        <w:r w:rsidR="00677BA4" w:rsidRPr="00711F2E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t>:</w:t>
        </w:r>
        <w:r w:rsidR="00677BA4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t xml:space="preserve"> </w:t>
        </w:r>
        <w:r w:rsidR="00677BA4" w:rsidRPr="00711F2E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t>112180023025777815</w:t>
        </w:r>
      </w:ins>
    </w:p>
    <w:p w14:paraId="7F5FD7A9" w14:textId="26C1F24A" w:rsidR="00711F2E" w:rsidRPr="00711F2E" w:rsidRDefault="00711F2E" w:rsidP="00711F2E">
      <w:pPr>
        <w:spacing w:after="0" w:line="240" w:lineRule="auto"/>
        <w:rPr>
          <w:ins w:id="43" w:author="Francisco Larrauri" w:date="2026-08-31T11:12:00Z" w16du:dateUtc="2026-08-31T15:12:00Z"/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ins w:id="44" w:author="Francisco Larrauri" w:date="2026-08-31T11:12:00Z" w16du:dateUtc="2026-08-31T15:12:00Z">
        <w:r w:rsidRPr="00711F2E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t>SWIFT</w:t>
        </w:r>
      </w:ins>
      <w:ins w:id="45" w:author="Francisco Larrauri" w:date="2026-08-31T11:15:00Z" w16du:dateUtc="2026-08-31T15:15:00Z">
        <w:r w:rsidR="00677BA4" w:rsidRPr="00711F2E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t>:</w:t>
        </w:r>
        <w:r w:rsidR="00677BA4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t xml:space="preserve"> </w:t>
        </w:r>
        <w:r w:rsidR="00677BA4" w:rsidRPr="00711F2E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t>MONXMXMM</w:t>
        </w:r>
      </w:ins>
    </w:p>
    <w:p w14:paraId="4379236C" w14:textId="163B892F" w:rsidR="00756CF6" w:rsidRDefault="006030C1" w:rsidP="00756CF6">
      <w:pPr>
        <w:spacing w:after="0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del w:id="46" w:author="Francisco Larrauri" w:date="2026-08-31T11:12:00Z" w16du:dateUtc="2026-08-31T15:12:00Z">
        <w:r w:rsidRPr="00D222C1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delText xml:space="preserve">[Insert </w:delText>
        </w:r>
        <w:r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delText>Supplier’s</w:delText>
        </w:r>
        <w:r w:rsidRPr="00D222C1">
          <w:rPr>
            <w:rFonts w:ascii="Roboto" w:eastAsia="Times New Roman" w:hAnsi="Roboto" w:cs="Times New Roman"/>
            <w:kern w:val="0"/>
            <w:sz w:val="20"/>
            <w:szCs w:val="20"/>
            <w:lang w:eastAsia="en-GB"/>
            <w14:ligatures w14:val="none"/>
          </w:rPr>
          <w:delText xml:space="preserve"> bank account details]</w:delText>
        </w:r>
      </w:del>
    </w:p>
    <w:p w14:paraId="4C3E2F8B" w14:textId="77777777" w:rsidR="00756CF6" w:rsidRDefault="00756CF6" w:rsidP="00756CF6">
      <w:pPr>
        <w:spacing w:after="0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</w:p>
    <w:p w14:paraId="05B89755" w14:textId="77777777" w:rsidR="00756CF6" w:rsidRDefault="006030C1" w:rsidP="00756CF6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AD14B7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5. ONWARD SALE</w:t>
      </w:r>
    </w:p>
    <w:p w14:paraId="2A951A62" w14:textId="77777777" w:rsidR="00756CF6" w:rsidRDefault="00756CF6" w:rsidP="00756CF6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4D1A5550" w14:textId="77777777" w:rsidR="00756CF6" w:rsidRDefault="006030C1" w:rsidP="00756CF6">
      <w:pPr>
        <w:spacing w:after="0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AD14B7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The Agent shall arrange for the sale and delivery of the Goods to the Onward Buyer [Insert name of Onward Buyer] within [</w:t>
      </w:r>
      <w:r w:rsidRPr="00AD14B7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●</w:t>
      </w:r>
      <w:r w:rsidRPr="00AD14B7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] days of the issuance of [Procurement Order].</w:t>
      </w:r>
    </w:p>
    <w:p w14:paraId="0A835248" w14:textId="77777777" w:rsidR="00756CF6" w:rsidRDefault="00756CF6" w:rsidP="00756CF6">
      <w:pPr>
        <w:spacing w:after="0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</w:p>
    <w:p w14:paraId="125D8CA9" w14:textId="151209D9" w:rsidR="00756CF6" w:rsidRDefault="00756CF6" w:rsidP="00756CF6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6</w:t>
      </w:r>
      <w:r w:rsidR="006030C1" w:rsidRPr="00D222C1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. AGENCY AGREEMENT</w:t>
      </w:r>
    </w:p>
    <w:p w14:paraId="107FCAD8" w14:textId="77777777" w:rsidR="00756CF6" w:rsidRDefault="00756CF6" w:rsidP="00756CF6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6CEB71D8" w14:textId="77777777" w:rsidR="00756CF6" w:rsidRDefault="006030C1" w:rsidP="00756CF6">
      <w:pPr>
        <w:spacing w:after="0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D222C1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This </w:t>
      </w:r>
      <w:r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Procurement Order</w:t>
      </w:r>
      <w:r w:rsidRPr="00D222C1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is issued pursuant to, and incorporates by reference, the terms and conditions of the P</w:t>
      </w:r>
      <w:r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rocurement</w:t>
      </w:r>
      <w:r w:rsidRPr="00D222C1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Agency Agreement dated [</w:t>
      </w:r>
      <w:r w:rsidRPr="00D222C1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●</w:t>
      </w:r>
      <w:r w:rsidRPr="00D222C1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] between the Principal and the Agent. In the event of any conflict between the terms of this </w:t>
      </w:r>
      <w:r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Procurement Order</w:t>
      </w:r>
      <w:r w:rsidRPr="00D222C1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and the</w:t>
      </w:r>
      <w:r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Procurement</w:t>
      </w:r>
      <w:r w:rsidRPr="00D222C1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Agency Agreement, the terms of the Agreement shall prevail.</w:t>
      </w:r>
    </w:p>
    <w:p w14:paraId="5A54D475" w14:textId="77777777" w:rsidR="00756CF6" w:rsidRDefault="00756CF6" w:rsidP="00756CF6">
      <w:pPr>
        <w:spacing w:after="0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</w:p>
    <w:p w14:paraId="26CCEC0B" w14:textId="42B29C3C" w:rsidR="00756CF6" w:rsidRDefault="00756CF6" w:rsidP="00756CF6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7</w:t>
      </w:r>
      <w:r w:rsidR="006030C1" w:rsidRPr="00D222C1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. </w:t>
      </w:r>
      <w:r w:rsidR="006030C1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GOVERNING LAW</w:t>
      </w:r>
    </w:p>
    <w:p w14:paraId="695B6A35" w14:textId="77777777" w:rsidR="00756CF6" w:rsidRDefault="00756CF6" w:rsidP="00756CF6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0FC57684" w14:textId="77777777" w:rsidR="00756CF6" w:rsidRDefault="006030C1" w:rsidP="00756CF6">
      <w:pPr>
        <w:spacing w:after="0" w:line="240" w:lineRule="auto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>T</w:t>
      </w:r>
      <w:r w:rsidRPr="00256B64">
        <w:rPr>
          <w:rFonts w:ascii="Roboto" w:hAnsi="Roboto"/>
          <w:sz w:val="20"/>
          <w:szCs w:val="20"/>
        </w:rPr>
        <w:t xml:space="preserve">his </w:t>
      </w:r>
      <w:r>
        <w:rPr>
          <w:rFonts w:ascii="Roboto" w:hAnsi="Roboto"/>
          <w:sz w:val="20"/>
          <w:szCs w:val="20"/>
        </w:rPr>
        <w:t>Procurement Order</w:t>
      </w:r>
      <w:r w:rsidRPr="00256B64">
        <w:rPr>
          <w:rFonts w:ascii="Roboto" w:hAnsi="Roboto"/>
          <w:sz w:val="20"/>
          <w:szCs w:val="20"/>
        </w:rPr>
        <w:t xml:space="preserve"> shall be governed by the laws of the state of </w:t>
      </w:r>
      <w:r>
        <w:rPr>
          <w:rFonts w:ascii="Roboto" w:hAnsi="Roboto"/>
          <w:sz w:val="20"/>
          <w:szCs w:val="20"/>
        </w:rPr>
        <w:t>N</w:t>
      </w:r>
      <w:r w:rsidRPr="00256B64">
        <w:rPr>
          <w:rFonts w:ascii="Roboto" w:hAnsi="Roboto"/>
          <w:sz w:val="20"/>
          <w:szCs w:val="20"/>
        </w:rPr>
        <w:t xml:space="preserve">ew </w:t>
      </w:r>
      <w:r>
        <w:rPr>
          <w:rFonts w:ascii="Roboto" w:hAnsi="Roboto"/>
          <w:sz w:val="20"/>
          <w:szCs w:val="20"/>
        </w:rPr>
        <w:t>Y</w:t>
      </w:r>
      <w:r w:rsidRPr="00256B64">
        <w:rPr>
          <w:rFonts w:ascii="Roboto" w:hAnsi="Roboto"/>
          <w:sz w:val="20"/>
          <w:szCs w:val="20"/>
        </w:rPr>
        <w:t xml:space="preserve">ork, without giving effect to conflicts of law principles. </w:t>
      </w:r>
      <w:r>
        <w:rPr>
          <w:rFonts w:ascii="Roboto" w:hAnsi="Roboto"/>
          <w:sz w:val="20"/>
          <w:szCs w:val="20"/>
        </w:rPr>
        <w:t>A</w:t>
      </w:r>
      <w:r w:rsidRPr="00256B64">
        <w:rPr>
          <w:rFonts w:ascii="Roboto" w:hAnsi="Roboto"/>
          <w:sz w:val="20"/>
          <w:szCs w:val="20"/>
        </w:rPr>
        <w:t xml:space="preserve">ny legal action or proceedings against us, which may arise as a result of this notice of assignment or be related to it, may be initiated in any court of the state of </w:t>
      </w:r>
      <w:r>
        <w:rPr>
          <w:rFonts w:ascii="Roboto" w:hAnsi="Roboto"/>
          <w:sz w:val="20"/>
          <w:szCs w:val="20"/>
        </w:rPr>
        <w:t>N</w:t>
      </w:r>
      <w:r w:rsidRPr="00256B64">
        <w:rPr>
          <w:rFonts w:ascii="Roboto" w:hAnsi="Roboto"/>
          <w:sz w:val="20"/>
          <w:szCs w:val="20"/>
        </w:rPr>
        <w:t xml:space="preserve">ew </w:t>
      </w:r>
      <w:r>
        <w:rPr>
          <w:rFonts w:ascii="Roboto" w:hAnsi="Roboto"/>
          <w:sz w:val="20"/>
          <w:szCs w:val="20"/>
        </w:rPr>
        <w:t>Y</w:t>
      </w:r>
      <w:r w:rsidRPr="00256B64">
        <w:rPr>
          <w:rFonts w:ascii="Roboto" w:hAnsi="Roboto"/>
          <w:sz w:val="20"/>
          <w:szCs w:val="20"/>
        </w:rPr>
        <w:t xml:space="preserve">ork or in any federal court of the </w:t>
      </w:r>
      <w:r>
        <w:rPr>
          <w:rFonts w:ascii="Roboto" w:hAnsi="Roboto"/>
          <w:sz w:val="20"/>
          <w:szCs w:val="20"/>
        </w:rPr>
        <w:t>U</w:t>
      </w:r>
      <w:r w:rsidRPr="00256B64">
        <w:rPr>
          <w:rFonts w:ascii="Roboto" w:hAnsi="Roboto"/>
          <w:sz w:val="20"/>
          <w:szCs w:val="20"/>
        </w:rPr>
        <w:t xml:space="preserve">nited </w:t>
      </w:r>
      <w:r>
        <w:rPr>
          <w:rFonts w:ascii="Roboto" w:hAnsi="Roboto"/>
          <w:sz w:val="20"/>
          <w:szCs w:val="20"/>
        </w:rPr>
        <w:t>S</w:t>
      </w:r>
      <w:r w:rsidRPr="00256B64">
        <w:rPr>
          <w:rFonts w:ascii="Roboto" w:hAnsi="Roboto"/>
          <w:sz w:val="20"/>
          <w:szCs w:val="20"/>
        </w:rPr>
        <w:t xml:space="preserve">tates of </w:t>
      </w:r>
      <w:r>
        <w:rPr>
          <w:rFonts w:ascii="Roboto" w:hAnsi="Roboto"/>
          <w:sz w:val="20"/>
          <w:szCs w:val="20"/>
        </w:rPr>
        <w:t>A</w:t>
      </w:r>
      <w:r w:rsidRPr="00256B64">
        <w:rPr>
          <w:rFonts w:ascii="Roboto" w:hAnsi="Roboto"/>
          <w:sz w:val="20"/>
          <w:szCs w:val="20"/>
        </w:rPr>
        <w:t xml:space="preserve">merica located in the city and state of </w:t>
      </w:r>
      <w:r>
        <w:rPr>
          <w:rFonts w:ascii="Roboto" w:hAnsi="Roboto"/>
          <w:sz w:val="20"/>
          <w:szCs w:val="20"/>
        </w:rPr>
        <w:t>N</w:t>
      </w:r>
      <w:r w:rsidRPr="00256B64">
        <w:rPr>
          <w:rFonts w:ascii="Roboto" w:hAnsi="Roboto"/>
          <w:sz w:val="20"/>
          <w:szCs w:val="20"/>
        </w:rPr>
        <w:t xml:space="preserve">ew </w:t>
      </w:r>
      <w:r>
        <w:rPr>
          <w:rFonts w:ascii="Roboto" w:hAnsi="Roboto"/>
          <w:sz w:val="20"/>
          <w:szCs w:val="20"/>
        </w:rPr>
        <w:t>Y</w:t>
      </w:r>
      <w:r w:rsidRPr="00256B64">
        <w:rPr>
          <w:rFonts w:ascii="Roboto" w:hAnsi="Roboto"/>
          <w:sz w:val="20"/>
          <w:szCs w:val="20"/>
        </w:rPr>
        <w:t>ork.</w:t>
      </w:r>
    </w:p>
    <w:p w14:paraId="7F02A3B8" w14:textId="77777777" w:rsidR="00756CF6" w:rsidRDefault="00756CF6" w:rsidP="00756CF6">
      <w:pPr>
        <w:spacing w:after="0" w:line="240" w:lineRule="auto"/>
        <w:rPr>
          <w:rFonts w:ascii="Roboto" w:hAnsi="Roboto"/>
          <w:sz w:val="20"/>
          <w:szCs w:val="20"/>
        </w:rPr>
      </w:pPr>
    </w:p>
    <w:p w14:paraId="1E8B94E2" w14:textId="4F7DD4DA" w:rsidR="006030C1" w:rsidRPr="00D222C1" w:rsidRDefault="00756CF6" w:rsidP="00756CF6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8</w:t>
      </w:r>
      <w:r w:rsidR="006030C1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 xml:space="preserve">. </w:t>
      </w:r>
      <w:r w:rsidR="006030C1" w:rsidRPr="00D222C1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CONFIRMATION &amp; ACCEPTANCE</w:t>
      </w:r>
    </w:p>
    <w:p w14:paraId="6BDB6A41" w14:textId="77777777" w:rsidR="006030C1" w:rsidRDefault="006030C1" w:rsidP="006030C1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  <w:r w:rsidRPr="00D222C1">
        <w:rPr>
          <w:rFonts w:ascii="Roboto" w:eastAsia="Times New Roman" w:hAnsi="Roboto" w:cs="Times New Roman"/>
          <w:b/>
          <w:bCs/>
          <w:kern w:val="0"/>
          <w:sz w:val="20"/>
          <w:szCs w:val="20"/>
          <w:lang w:eastAsia="en-GB"/>
          <w14:ligatures w14:val="none"/>
        </w:rPr>
        <w:t>Accepted and Agreed:</w:t>
      </w:r>
      <w:r w:rsidRPr="00D222C1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br/>
        <w:t xml:space="preserve">By signing below, the Agent confirms receipt of this </w:t>
      </w:r>
      <w:r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>Procurement Order</w:t>
      </w:r>
      <w:r w:rsidRPr="00D222C1"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  <w:t xml:space="preserve"> and agrees to procure and deliver the Goods in accordance with its terms.</w:t>
      </w:r>
    </w:p>
    <w:tbl>
      <w:tblPr>
        <w:tblW w:w="9220" w:type="dxa"/>
        <w:tblLook w:val="04A0" w:firstRow="1" w:lastRow="0" w:firstColumn="1" w:lastColumn="0" w:noHBand="0" w:noVBand="1"/>
      </w:tblPr>
      <w:tblGrid>
        <w:gridCol w:w="1261"/>
        <w:gridCol w:w="3599"/>
        <w:gridCol w:w="1131"/>
        <w:gridCol w:w="3442"/>
      </w:tblGrid>
      <w:tr w:rsidR="00756CF6" w:rsidRPr="000D3078" w14:paraId="185AF9C9" w14:textId="77777777">
        <w:trPr>
          <w:trHeight w:val="612"/>
        </w:trPr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C66593" w14:textId="7C0727E6" w:rsidR="00756CF6" w:rsidRPr="000D3078" w:rsidRDefault="00756CF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</w:rPr>
            </w:pPr>
            <w:r w:rsidRPr="000D3078">
              <w:rPr>
                <w:rFonts w:ascii="Roboto" w:hAnsi="Roboto"/>
                <w:color w:val="000000"/>
                <w:sz w:val="20"/>
                <w:szCs w:val="20"/>
              </w:rPr>
              <w:t>For and on behalf of</w:t>
            </w:r>
            <w:r w:rsidRPr="000D3078">
              <w:rPr>
                <w:rFonts w:ascii="Roboto" w:hAnsi="Roboto"/>
                <w:color w:val="000000"/>
                <w:sz w:val="20"/>
                <w:szCs w:val="20"/>
              </w:rPr>
              <w:br/>
            </w:r>
            <w:r w:rsidRPr="00756CF6">
              <w:rPr>
                <w:rFonts w:ascii="Roboto" w:hAnsi="Roboto"/>
                <w:b/>
                <w:bCs/>
                <w:color w:val="000000"/>
                <w:sz w:val="20"/>
                <w:szCs w:val="20"/>
              </w:rPr>
              <w:t>Gripmaster Rubber Limited</w:t>
            </w:r>
          </w:p>
        </w:tc>
        <w:tc>
          <w:tcPr>
            <w:tcW w:w="43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33AC04" w14:textId="196736DF" w:rsidR="00756CF6" w:rsidRPr="000D3078" w:rsidRDefault="00756CF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</w:rPr>
            </w:pPr>
            <w:r w:rsidRPr="000D3078">
              <w:rPr>
                <w:rFonts w:ascii="Roboto" w:hAnsi="Roboto"/>
                <w:color w:val="000000"/>
                <w:sz w:val="20"/>
                <w:szCs w:val="20"/>
              </w:rPr>
              <w:t>For and on behalf of</w:t>
            </w:r>
            <w:r w:rsidRPr="000D3078">
              <w:rPr>
                <w:rFonts w:ascii="Roboto" w:hAnsi="Roboto"/>
                <w:color w:val="000000"/>
                <w:sz w:val="20"/>
                <w:szCs w:val="20"/>
              </w:rPr>
              <w:br/>
            </w:r>
            <w:r>
              <w:rPr>
                <w:rFonts w:ascii="Roboto" w:hAnsi="Roboto"/>
                <w:b/>
                <w:bCs/>
                <w:color w:val="000000"/>
                <w:sz w:val="20"/>
                <w:szCs w:val="20"/>
              </w:rPr>
              <w:t>SB Trading Company Alpha Limited</w:t>
            </w:r>
          </w:p>
        </w:tc>
      </w:tr>
      <w:tr w:rsidR="00756CF6" w:rsidRPr="000D3078" w14:paraId="6773923A" w14:textId="77777777">
        <w:trPr>
          <w:trHeight w:val="1164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D4FCF" w14:textId="77777777" w:rsidR="00756CF6" w:rsidRPr="000D3078" w:rsidRDefault="00756CF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</w:rPr>
            </w:pPr>
            <w:r w:rsidRPr="000D3078">
              <w:rPr>
                <w:rFonts w:ascii="Roboto" w:hAnsi="Roboto"/>
                <w:color w:val="000000"/>
                <w:sz w:val="20"/>
                <w:szCs w:val="20"/>
              </w:rPr>
              <w:t>Signature:</w:t>
            </w:r>
          </w:p>
        </w:tc>
        <w:tc>
          <w:tcPr>
            <w:tcW w:w="35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BB674" w14:textId="77777777" w:rsidR="00756CF6" w:rsidRPr="000D3078" w:rsidRDefault="00756CF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</w:rPr>
            </w:pPr>
            <w:r w:rsidRPr="000D3078">
              <w:rPr>
                <w:rFonts w:ascii="Roboto" w:hAnsi="Roboto"/>
                <w:color w:val="000000"/>
                <w:sz w:val="20"/>
                <w:szCs w:val="20"/>
              </w:rPr>
              <w:t>_____________________________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35C86" w14:textId="77777777" w:rsidR="00756CF6" w:rsidRPr="000D3078" w:rsidRDefault="00756CF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</w:rPr>
            </w:pPr>
            <w:r w:rsidRPr="000D3078">
              <w:rPr>
                <w:rFonts w:ascii="Roboto" w:hAnsi="Roboto"/>
                <w:color w:val="000000"/>
                <w:sz w:val="20"/>
                <w:szCs w:val="20"/>
              </w:rPr>
              <w:t>Signature:</w:t>
            </w:r>
          </w:p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17F75" w14:textId="77777777" w:rsidR="00756CF6" w:rsidRPr="000D3078" w:rsidRDefault="00756CF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</w:rPr>
            </w:pPr>
            <w:r w:rsidRPr="000D3078">
              <w:rPr>
                <w:rFonts w:ascii="Roboto" w:hAnsi="Roboto"/>
                <w:color w:val="000000"/>
                <w:sz w:val="20"/>
                <w:szCs w:val="20"/>
              </w:rPr>
              <w:t>_____________________________</w:t>
            </w:r>
          </w:p>
        </w:tc>
      </w:tr>
      <w:tr w:rsidR="00756CF6" w:rsidRPr="000D3078" w14:paraId="17BFFB62" w14:textId="77777777">
        <w:trPr>
          <w:trHeight w:val="588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DBC65" w14:textId="77777777" w:rsidR="00756CF6" w:rsidRPr="000D3078" w:rsidRDefault="00756CF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</w:rPr>
            </w:pPr>
            <w:r w:rsidRPr="000D3078">
              <w:rPr>
                <w:rFonts w:ascii="Roboto" w:hAnsi="Roboto"/>
                <w:color w:val="000000"/>
                <w:sz w:val="20"/>
                <w:szCs w:val="20"/>
              </w:rPr>
              <w:t>Name:</w:t>
            </w:r>
          </w:p>
        </w:tc>
        <w:tc>
          <w:tcPr>
            <w:tcW w:w="35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15C2A" w14:textId="77777777" w:rsidR="00756CF6" w:rsidRPr="000D3078" w:rsidRDefault="00756CF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</w:rPr>
            </w:pPr>
            <w:r w:rsidRPr="000D3078">
              <w:rPr>
                <w:rFonts w:ascii="Roboto" w:hAnsi="Roboto"/>
                <w:color w:val="000000"/>
                <w:sz w:val="20"/>
                <w:szCs w:val="20"/>
              </w:rPr>
              <w:t>_____________________________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97932" w14:textId="77777777" w:rsidR="00756CF6" w:rsidRPr="000D3078" w:rsidRDefault="00756CF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</w:rPr>
            </w:pPr>
            <w:r w:rsidRPr="000D3078">
              <w:rPr>
                <w:rFonts w:ascii="Roboto" w:hAnsi="Roboto"/>
                <w:color w:val="000000"/>
                <w:sz w:val="20"/>
                <w:szCs w:val="20"/>
              </w:rPr>
              <w:t>Name:</w:t>
            </w:r>
          </w:p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B4703" w14:textId="77777777" w:rsidR="00756CF6" w:rsidRPr="000D3078" w:rsidRDefault="00756CF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</w:rPr>
            </w:pPr>
            <w:r w:rsidRPr="000D3078">
              <w:rPr>
                <w:rFonts w:ascii="Roboto" w:hAnsi="Roboto"/>
                <w:color w:val="000000"/>
                <w:sz w:val="20"/>
                <w:szCs w:val="20"/>
              </w:rPr>
              <w:t>_____________________________</w:t>
            </w:r>
          </w:p>
        </w:tc>
      </w:tr>
      <w:tr w:rsidR="00756CF6" w:rsidRPr="000D3078" w14:paraId="5D5750FC" w14:textId="77777777">
        <w:trPr>
          <w:trHeight w:val="588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BA868" w14:textId="77777777" w:rsidR="00756CF6" w:rsidRPr="000D3078" w:rsidRDefault="00756CF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</w:rPr>
            </w:pPr>
            <w:r w:rsidRPr="000D3078">
              <w:rPr>
                <w:rFonts w:ascii="Roboto" w:hAnsi="Roboto"/>
                <w:color w:val="000000"/>
                <w:sz w:val="20"/>
                <w:szCs w:val="20"/>
              </w:rPr>
              <w:t>Position:</w:t>
            </w:r>
          </w:p>
        </w:tc>
        <w:tc>
          <w:tcPr>
            <w:tcW w:w="35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87466" w14:textId="77777777" w:rsidR="00756CF6" w:rsidRPr="000D3078" w:rsidRDefault="00756CF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</w:rPr>
            </w:pPr>
            <w:r w:rsidRPr="000D3078">
              <w:rPr>
                <w:rFonts w:ascii="Roboto" w:hAnsi="Roboto"/>
                <w:color w:val="000000"/>
                <w:sz w:val="20"/>
                <w:szCs w:val="20"/>
              </w:rPr>
              <w:t>_____________________________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645FE" w14:textId="77777777" w:rsidR="00756CF6" w:rsidRPr="000D3078" w:rsidRDefault="00756CF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</w:rPr>
            </w:pPr>
            <w:r w:rsidRPr="000D3078">
              <w:rPr>
                <w:rFonts w:ascii="Roboto" w:hAnsi="Roboto"/>
                <w:color w:val="000000"/>
                <w:sz w:val="20"/>
                <w:szCs w:val="20"/>
              </w:rPr>
              <w:t>Position:</w:t>
            </w:r>
          </w:p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8126B" w14:textId="77777777" w:rsidR="00756CF6" w:rsidRPr="000D3078" w:rsidRDefault="00756CF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</w:rPr>
            </w:pPr>
            <w:r w:rsidRPr="000D3078">
              <w:rPr>
                <w:rFonts w:ascii="Roboto" w:hAnsi="Roboto"/>
                <w:color w:val="000000"/>
                <w:sz w:val="20"/>
                <w:szCs w:val="20"/>
              </w:rPr>
              <w:t>_____________________________</w:t>
            </w:r>
          </w:p>
        </w:tc>
      </w:tr>
      <w:tr w:rsidR="00756CF6" w:rsidRPr="000D3078" w14:paraId="5F51D7E0" w14:textId="77777777">
        <w:trPr>
          <w:trHeight w:val="588"/>
        </w:trPr>
        <w:tc>
          <w:tcPr>
            <w:tcW w:w="12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AC3A3" w14:textId="77777777" w:rsidR="00756CF6" w:rsidRPr="000D3078" w:rsidRDefault="00756CF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</w:rPr>
            </w:pPr>
            <w:r w:rsidRPr="000D3078">
              <w:rPr>
                <w:rFonts w:ascii="Roboto" w:hAnsi="Roboto"/>
                <w:color w:val="000000"/>
                <w:sz w:val="20"/>
                <w:szCs w:val="20"/>
              </w:rPr>
              <w:t>Date:</w:t>
            </w:r>
          </w:p>
        </w:tc>
        <w:tc>
          <w:tcPr>
            <w:tcW w:w="35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03A39" w14:textId="77777777" w:rsidR="00756CF6" w:rsidRPr="000D3078" w:rsidRDefault="00756CF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</w:rPr>
            </w:pPr>
            <w:r w:rsidRPr="000D3078">
              <w:rPr>
                <w:rFonts w:ascii="Roboto" w:hAnsi="Roboto"/>
                <w:color w:val="000000"/>
                <w:sz w:val="20"/>
                <w:szCs w:val="20"/>
              </w:rPr>
              <w:t>_____________________________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6A035" w14:textId="77777777" w:rsidR="00756CF6" w:rsidRPr="000D3078" w:rsidRDefault="00756CF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</w:rPr>
            </w:pPr>
            <w:r w:rsidRPr="000D3078">
              <w:rPr>
                <w:rFonts w:ascii="Roboto" w:hAnsi="Roboto"/>
                <w:color w:val="000000"/>
                <w:sz w:val="20"/>
                <w:szCs w:val="20"/>
              </w:rPr>
              <w:t>Date:</w:t>
            </w:r>
          </w:p>
        </w:tc>
        <w:tc>
          <w:tcPr>
            <w:tcW w:w="32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CE2B3" w14:textId="77777777" w:rsidR="00756CF6" w:rsidRPr="000D3078" w:rsidRDefault="00756CF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</w:rPr>
            </w:pPr>
            <w:r w:rsidRPr="000D3078">
              <w:rPr>
                <w:rFonts w:ascii="Roboto" w:hAnsi="Roboto"/>
                <w:color w:val="000000"/>
                <w:sz w:val="20"/>
                <w:szCs w:val="20"/>
              </w:rPr>
              <w:t>_____________________________</w:t>
            </w:r>
          </w:p>
        </w:tc>
      </w:tr>
    </w:tbl>
    <w:p w14:paraId="020FCE0A" w14:textId="77777777" w:rsidR="00756CF6" w:rsidRDefault="00756CF6" w:rsidP="006030C1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:lang w:eastAsia="en-GB"/>
          <w14:ligatures w14:val="none"/>
        </w:rPr>
      </w:pPr>
    </w:p>
    <w:sectPr w:rsidR="00756CF6" w:rsidSect="006030C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7A4A"/>
    <w:multiLevelType w:val="hybridMultilevel"/>
    <w:tmpl w:val="3FDC55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D05B5"/>
    <w:multiLevelType w:val="multilevel"/>
    <w:tmpl w:val="4680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C4C23"/>
    <w:multiLevelType w:val="multilevel"/>
    <w:tmpl w:val="373E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629815">
    <w:abstractNumId w:val="1"/>
  </w:num>
  <w:num w:numId="2" w16cid:durableId="867138942">
    <w:abstractNumId w:val="2"/>
  </w:num>
  <w:num w:numId="3" w16cid:durableId="890530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0C1"/>
    <w:rsid w:val="00000D49"/>
    <w:rsid w:val="00017897"/>
    <w:rsid w:val="00032DBB"/>
    <w:rsid w:val="000347AA"/>
    <w:rsid w:val="00044811"/>
    <w:rsid w:val="00065933"/>
    <w:rsid w:val="00066CAD"/>
    <w:rsid w:val="000869F8"/>
    <w:rsid w:val="000876D6"/>
    <w:rsid w:val="000A0C38"/>
    <w:rsid w:val="000E0539"/>
    <w:rsid w:val="000E39FD"/>
    <w:rsid w:val="000F5745"/>
    <w:rsid w:val="00125C26"/>
    <w:rsid w:val="001328D3"/>
    <w:rsid w:val="00137400"/>
    <w:rsid w:val="00140871"/>
    <w:rsid w:val="00185CBF"/>
    <w:rsid w:val="00194A29"/>
    <w:rsid w:val="0019668D"/>
    <w:rsid w:val="001A50E4"/>
    <w:rsid w:val="001E0993"/>
    <w:rsid w:val="001F2623"/>
    <w:rsid w:val="001F3AF8"/>
    <w:rsid w:val="001F4524"/>
    <w:rsid w:val="00224FE5"/>
    <w:rsid w:val="00230594"/>
    <w:rsid w:val="00243FA7"/>
    <w:rsid w:val="0025618D"/>
    <w:rsid w:val="002644C3"/>
    <w:rsid w:val="0028572D"/>
    <w:rsid w:val="00291D1B"/>
    <w:rsid w:val="002A1C23"/>
    <w:rsid w:val="002A3008"/>
    <w:rsid w:val="002A443C"/>
    <w:rsid w:val="002B480E"/>
    <w:rsid w:val="002B571A"/>
    <w:rsid w:val="002E7A9F"/>
    <w:rsid w:val="002F21CC"/>
    <w:rsid w:val="00300A89"/>
    <w:rsid w:val="003026E6"/>
    <w:rsid w:val="003810C2"/>
    <w:rsid w:val="003A6431"/>
    <w:rsid w:val="003B72B1"/>
    <w:rsid w:val="003F77B6"/>
    <w:rsid w:val="00421C80"/>
    <w:rsid w:val="00424643"/>
    <w:rsid w:val="00442DEA"/>
    <w:rsid w:val="00451434"/>
    <w:rsid w:val="00494E86"/>
    <w:rsid w:val="004D450F"/>
    <w:rsid w:val="004E63EA"/>
    <w:rsid w:val="00505887"/>
    <w:rsid w:val="005158A4"/>
    <w:rsid w:val="00531008"/>
    <w:rsid w:val="005414DB"/>
    <w:rsid w:val="00571FAF"/>
    <w:rsid w:val="005810A5"/>
    <w:rsid w:val="005819C0"/>
    <w:rsid w:val="00595197"/>
    <w:rsid w:val="005A620B"/>
    <w:rsid w:val="005B083E"/>
    <w:rsid w:val="005C064B"/>
    <w:rsid w:val="005D2506"/>
    <w:rsid w:val="006030C1"/>
    <w:rsid w:val="00630887"/>
    <w:rsid w:val="00677BA4"/>
    <w:rsid w:val="00692783"/>
    <w:rsid w:val="006C2ECA"/>
    <w:rsid w:val="006D2E63"/>
    <w:rsid w:val="00711F2E"/>
    <w:rsid w:val="00724C1E"/>
    <w:rsid w:val="0074167A"/>
    <w:rsid w:val="0075265A"/>
    <w:rsid w:val="00756CF6"/>
    <w:rsid w:val="00772B15"/>
    <w:rsid w:val="00776FF0"/>
    <w:rsid w:val="00786B6C"/>
    <w:rsid w:val="007C2B85"/>
    <w:rsid w:val="007C5830"/>
    <w:rsid w:val="007D147A"/>
    <w:rsid w:val="007D45AC"/>
    <w:rsid w:val="007D5EA4"/>
    <w:rsid w:val="007F0B17"/>
    <w:rsid w:val="00806768"/>
    <w:rsid w:val="0082485D"/>
    <w:rsid w:val="00841D1D"/>
    <w:rsid w:val="00844FCB"/>
    <w:rsid w:val="00857DF3"/>
    <w:rsid w:val="00872B7A"/>
    <w:rsid w:val="008A29DC"/>
    <w:rsid w:val="008D6748"/>
    <w:rsid w:val="00913FED"/>
    <w:rsid w:val="00927018"/>
    <w:rsid w:val="00932FEA"/>
    <w:rsid w:val="00937F84"/>
    <w:rsid w:val="00982615"/>
    <w:rsid w:val="009957B2"/>
    <w:rsid w:val="009A66CB"/>
    <w:rsid w:val="00A04687"/>
    <w:rsid w:val="00A14D9D"/>
    <w:rsid w:val="00A3327E"/>
    <w:rsid w:val="00A36C70"/>
    <w:rsid w:val="00A56259"/>
    <w:rsid w:val="00A86D12"/>
    <w:rsid w:val="00A97E23"/>
    <w:rsid w:val="00AB2D58"/>
    <w:rsid w:val="00AB523A"/>
    <w:rsid w:val="00B00F5B"/>
    <w:rsid w:val="00B06247"/>
    <w:rsid w:val="00B25CB8"/>
    <w:rsid w:val="00B272CF"/>
    <w:rsid w:val="00B76DC6"/>
    <w:rsid w:val="00BA684B"/>
    <w:rsid w:val="00BB67DB"/>
    <w:rsid w:val="00BC2548"/>
    <w:rsid w:val="00BF3C43"/>
    <w:rsid w:val="00BF7644"/>
    <w:rsid w:val="00BF7F59"/>
    <w:rsid w:val="00C06E55"/>
    <w:rsid w:val="00C41FFE"/>
    <w:rsid w:val="00C82A5F"/>
    <w:rsid w:val="00CC6A42"/>
    <w:rsid w:val="00CF03B9"/>
    <w:rsid w:val="00D1276C"/>
    <w:rsid w:val="00D1678C"/>
    <w:rsid w:val="00D55618"/>
    <w:rsid w:val="00D83942"/>
    <w:rsid w:val="00D939F7"/>
    <w:rsid w:val="00DB5A43"/>
    <w:rsid w:val="00DB659F"/>
    <w:rsid w:val="00DE2870"/>
    <w:rsid w:val="00DF0F2C"/>
    <w:rsid w:val="00E45424"/>
    <w:rsid w:val="00E52974"/>
    <w:rsid w:val="00E6219E"/>
    <w:rsid w:val="00E64439"/>
    <w:rsid w:val="00E81CA9"/>
    <w:rsid w:val="00EB3315"/>
    <w:rsid w:val="00EC6E06"/>
    <w:rsid w:val="00EF73B5"/>
    <w:rsid w:val="00F010D8"/>
    <w:rsid w:val="00F75D7F"/>
    <w:rsid w:val="00F807B8"/>
    <w:rsid w:val="00FA4E23"/>
    <w:rsid w:val="00FB5EA3"/>
    <w:rsid w:val="00FD667E"/>
    <w:rsid w:val="00FE6389"/>
    <w:rsid w:val="0A480A4F"/>
    <w:rsid w:val="11F283A7"/>
    <w:rsid w:val="14642744"/>
    <w:rsid w:val="17794A08"/>
    <w:rsid w:val="187B026C"/>
    <w:rsid w:val="1C3428AE"/>
    <w:rsid w:val="214595D1"/>
    <w:rsid w:val="440440E1"/>
    <w:rsid w:val="7C7D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9F964E"/>
  <w15:chartTrackingRefBased/>
  <w15:docId w15:val="{86C40228-28BE-4AD2-88D6-2CB193E95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0C1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0C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630887"/>
    <w:pPr>
      <w:spacing w:after="0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4ADCE9F74F154885530393CF86BA5A" ma:contentTypeVersion="19" ma:contentTypeDescription="Create a new document." ma:contentTypeScope="" ma:versionID="eacf073c98e4597c402543645e5aebb8">
  <xsd:schema xmlns:xsd="http://www.w3.org/2001/XMLSchema" xmlns:xs="http://www.w3.org/2001/XMLSchema" xmlns:p="http://schemas.microsoft.com/office/2006/metadata/properties" xmlns:ns2="ec880067-d414-485e-9b1c-1c7fe543534a" xmlns:ns3="9003dea8-f9be-4218-82f7-a50c463346ed" targetNamespace="http://schemas.microsoft.com/office/2006/metadata/properties" ma:root="true" ma:fieldsID="a3bf1b2a76da5e91d59e51239bcb8565" ns2:_="" ns3:_="">
    <xsd:import namespace="ec880067-d414-485e-9b1c-1c7fe543534a"/>
    <xsd:import namespace="9003dea8-f9be-4218-82f7-a50c463346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KYC_ID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880067-d414-485e-9b1c-1c7fe5435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c114ce1-ad96-4f14-8e58-695fdef2ba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KYC_ID" ma:index="23" nillable="true" ma:displayName="KYC_ID" ma:format="Dropdown" ma:internalName="KYC_ID">
      <xsd:simpleType>
        <xsd:restriction base="dms:Text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03dea8-f9be-4218-82f7-a50c463346e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2db0134-69cc-47f1-97dd-862026322e8a}" ma:internalName="TaxCatchAll" ma:showField="CatchAllData" ma:web="9003dea8-f9be-4218-82f7-a50c463346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003dea8-f9be-4218-82f7-a50c463346ed" xsi:nil="true"/>
    <lcf76f155ced4ddcb4097134ff3c332f xmlns="ec880067-d414-485e-9b1c-1c7fe543534a">
      <Terms xmlns="http://schemas.microsoft.com/office/infopath/2007/PartnerControls"/>
    </lcf76f155ced4ddcb4097134ff3c332f>
    <KYC_ID xmlns="ec880067-d414-485e-9b1c-1c7fe543534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B02B00-7745-4FA0-9989-3C75C3E5BD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880067-d414-485e-9b1c-1c7fe543534a"/>
    <ds:schemaRef ds:uri="9003dea8-f9be-4218-82f7-a50c463346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41C4E9-FAF3-4454-BFC7-7FC19F66ABF8}">
  <ds:schemaRefs>
    <ds:schemaRef ds:uri="http://schemas.microsoft.com/office/2006/metadata/properties"/>
    <ds:schemaRef ds:uri="http://schemas.microsoft.com/office/infopath/2007/PartnerControls"/>
    <ds:schemaRef ds:uri="9003dea8-f9be-4218-82f7-a50c463346ed"/>
    <ds:schemaRef ds:uri="ec880067-d414-485e-9b1c-1c7fe543534a"/>
  </ds:schemaRefs>
</ds:datastoreItem>
</file>

<file path=customXml/itemProps3.xml><?xml version="1.0" encoding="utf-8"?>
<ds:datastoreItem xmlns:ds="http://schemas.openxmlformats.org/officeDocument/2006/customXml" ds:itemID="{27F43E56-AFFA-4E0F-A423-CC80700A1A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Venera</dc:creator>
  <cp:keywords/>
  <dc:description/>
  <cp:lastModifiedBy>Vinicius Venera</cp:lastModifiedBy>
  <cp:revision>2</cp:revision>
  <dcterms:created xsi:type="dcterms:W3CDTF">2026-08-27T20:08:00Z</dcterms:created>
  <dcterms:modified xsi:type="dcterms:W3CDTF">2026-08-31T15:16:00Z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0x010100FE4ADCE9F74F154885530393CF86BA5A</vt:lpwstr>
  </property>
  <property fmtid="{D5CDD505-2E9C-101B-9397-08002B2CF9AE}" pid="3" name="MediaServiceImageTags">
    <vt:lpwstr/>
  </property>
</Properties>
</file>